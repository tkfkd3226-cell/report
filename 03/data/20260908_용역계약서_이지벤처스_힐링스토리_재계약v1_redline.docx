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DAC2F9" w14:textId="4CC22481" w:rsidR="00133C4D" w:rsidRPr="001F611C" w:rsidRDefault="00553D3C" w:rsidP="00133C4D">
      <w:pPr>
        <w:jc w:val="center"/>
        <w:rPr>
          <w:b/>
          <w:bCs/>
          <w:sz w:val="36"/>
          <w:szCs w:val="40"/>
        </w:rPr>
      </w:pPr>
      <w:r w:rsidRPr="001F611C">
        <w:rPr>
          <w:rFonts w:hint="eastAsia"/>
          <w:b/>
          <w:bCs/>
          <w:sz w:val="36"/>
          <w:szCs w:val="40"/>
        </w:rPr>
        <w:t>골프존 운영 위탁 용역</w:t>
      </w:r>
      <w:r w:rsidR="00133C4D" w:rsidRPr="001F611C">
        <w:rPr>
          <w:rFonts w:hint="eastAsia"/>
          <w:b/>
          <w:bCs/>
          <w:sz w:val="36"/>
          <w:szCs w:val="40"/>
        </w:rPr>
        <w:t>계약서</w:t>
      </w:r>
    </w:p>
    <w:p w14:paraId="52578039" w14:textId="77777777" w:rsidR="004E63D8" w:rsidRPr="001F611C" w:rsidRDefault="004E63D8" w:rsidP="00133C4D">
      <w:pPr>
        <w:jc w:val="center"/>
        <w:rPr>
          <w:b/>
          <w:bCs/>
          <w:sz w:val="24"/>
          <w:szCs w:val="28"/>
        </w:rPr>
      </w:pPr>
    </w:p>
    <w:p w14:paraId="4354D0FA" w14:textId="68F74F4E" w:rsidR="00133C4D" w:rsidRPr="001F611C" w:rsidRDefault="00133C4D" w:rsidP="00133C4D">
      <w:pPr>
        <w:rPr>
          <w:sz w:val="20"/>
          <w:szCs w:val="20"/>
        </w:rPr>
      </w:pPr>
      <w:r w:rsidRPr="001F611C">
        <w:rPr>
          <w:rFonts w:hint="eastAsia"/>
          <w:sz w:val="20"/>
          <w:szCs w:val="20"/>
        </w:rPr>
        <w:t xml:space="preserve">주식회사 이지벤처스(이하, </w:t>
      </w:r>
      <w:r w:rsidRPr="001F611C">
        <w:rPr>
          <w:sz w:val="20"/>
          <w:szCs w:val="20"/>
        </w:rPr>
        <w:t>“</w:t>
      </w:r>
      <w:r w:rsidR="00522919" w:rsidRPr="001F611C">
        <w:rPr>
          <w:rFonts w:hint="eastAsia"/>
          <w:sz w:val="20"/>
          <w:szCs w:val="20"/>
        </w:rPr>
        <w:t>위탁인</w:t>
      </w:r>
      <w:r w:rsidRPr="001F611C">
        <w:rPr>
          <w:sz w:val="20"/>
          <w:szCs w:val="20"/>
        </w:rPr>
        <w:t>”</w:t>
      </w:r>
      <w:r w:rsidR="00522919" w:rsidRPr="001F611C">
        <w:rPr>
          <w:rFonts w:hint="eastAsia"/>
          <w:sz w:val="20"/>
          <w:szCs w:val="20"/>
        </w:rPr>
        <w:t>이</w:t>
      </w:r>
      <w:r w:rsidRPr="001F611C">
        <w:rPr>
          <w:rFonts w:hint="eastAsia"/>
          <w:sz w:val="20"/>
          <w:szCs w:val="20"/>
        </w:rPr>
        <w:t xml:space="preserve">라 한다)와 </w:t>
      </w:r>
      <w:r w:rsidR="00ED259B">
        <w:rPr>
          <w:rFonts w:hint="eastAsia"/>
          <w:sz w:val="20"/>
          <w:szCs w:val="20"/>
        </w:rPr>
        <w:t>힐링스토리</w:t>
      </w:r>
      <w:r w:rsidRPr="001F611C">
        <w:rPr>
          <w:rFonts w:hint="eastAsia"/>
          <w:sz w:val="20"/>
          <w:szCs w:val="20"/>
        </w:rPr>
        <w:t xml:space="preserve">(이하, </w:t>
      </w:r>
      <w:r w:rsidRPr="001F611C">
        <w:rPr>
          <w:sz w:val="20"/>
          <w:szCs w:val="20"/>
        </w:rPr>
        <w:t>“</w:t>
      </w:r>
      <w:r w:rsidR="00522919" w:rsidRPr="001F611C">
        <w:rPr>
          <w:rFonts w:hint="eastAsia"/>
          <w:sz w:val="20"/>
          <w:szCs w:val="20"/>
        </w:rPr>
        <w:t>수탁인</w:t>
      </w:r>
      <w:r w:rsidRPr="001F611C">
        <w:rPr>
          <w:sz w:val="20"/>
          <w:szCs w:val="20"/>
        </w:rPr>
        <w:t>”</w:t>
      </w:r>
      <w:r w:rsidR="00522919" w:rsidRPr="001F611C">
        <w:rPr>
          <w:rFonts w:hint="eastAsia"/>
          <w:sz w:val="20"/>
          <w:szCs w:val="20"/>
        </w:rPr>
        <w:t>이</w:t>
      </w:r>
      <w:r w:rsidRPr="001F611C">
        <w:rPr>
          <w:rFonts w:hint="eastAsia"/>
          <w:sz w:val="20"/>
          <w:szCs w:val="20"/>
        </w:rPr>
        <w:t>라 한다)는 아래</w:t>
      </w:r>
      <w:r w:rsidR="00553D3C" w:rsidRPr="001F611C">
        <w:rPr>
          <w:rFonts w:hint="eastAsia"/>
          <w:sz w:val="20"/>
          <w:szCs w:val="20"/>
        </w:rPr>
        <w:t xml:space="preserve">의 조건에 따라 골프존 운영 위탁 용역계약(이하 </w:t>
      </w:r>
      <w:r w:rsidR="00553D3C" w:rsidRPr="001F611C">
        <w:rPr>
          <w:sz w:val="20"/>
          <w:szCs w:val="20"/>
        </w:rPr>
        <w:t>“</w:t>
      </w:r>
      <w:r w:rsidR="00553D3C" w:rsidRPr="001F611C">
        <w:rPr>
          <w:rFonts w:hint="eastAsia"/>
          <w:sz w:val="20"/>
          <w:szCs w:val="20"/>
        </w:rPr>
        <w:t>본 계약</w:t>
      </w:r>
      <w:r w:rsidR="00553D3C" w:rsidRPr="001F611C">
        <w:rPr>
          <w:sz w:val="20"/>
          <w:szCs w:val="20"/>
        </w:rPr>
        <w:t>”</w:t>
      </w:r>
      <w:r w:rsidR="00553D3C" w:rsidRPr="001F611C">
        <w:rPr>
          <w:rFonts w:hint="eastAsia"/>
          <w:sz w:val="20"/>
          <w:szCs w:val="20"/>
        </w:rPr>
        <w:t>이라 한다)</w:t>
      </w:r>
      <w:r w:rsidRPr="001F611C">
        <w:rPr>
          <w:rFonts w:hint="eastAsia"/>
          <w:sz w:val="20"/>
          <w:szCs w:val="20"/>
        </w:rPr>
        <w:t>을 체결한다.</w:t>
      </w:r>
    </w:p>
    <w:p w14:paraId="09F3DE09" w14:textId="77777777" w:rsidR="00133C4D" w:rsidRPr="001F611C" w:rsidRDefault="00133C4D" w:rsidP="00133C4D">
      <w:pPr>
        <w:rPr>
          <w:sz w:val="20"/>
          <w:szCs w:val="20"/>
        </w:rPr>
      </w:pPr>
    </w:p>
    <w:p w14:paraId="02B017F5" w14:textId="3C35C0C7" w:rsidR="00133C4D" w:rsidRPr="001F611C" w:rsidRDefault="00133C4D" w:rsidP="00133C4D">
      <w:pPr>
        <w:rPr>
          <w:b/>
          <w:bCs/>
          <w:sz w:val="20"/>
          <w:szCs w:val="20"/>
        </w:rPr>
      </w:pPr>
      <w:r w:rsidRPr="001F611C">
        <w:rPr>
          <w:rFonts w:hint="eastAsia"/>
          <w:b/>
          <w:bCs/>
          <w:sz w:val="20"/>
          <w:szCs w:val="20"/>
        </w:rPr>
        <w:t>제1조 (</w:t>
      </w:r>
      <w:r w:rsidR="00EB6E1F" w:rsidRPr="001F611C">
        <w:rPr>
          <w:rFonts w:hint="eastAsia"/>
          <w:b/>
          <w:bCs/>
          <w:sz w:val="20"/>
          <w:szCs w:val="20"/>
        </w:rPr>
        <w:t>목적</w:t>
      </w:r>
      <w:r w:rsidRPr="001F611C">
        <w:rPr>
          <w:rFonts w:hint="eastAsia"/>
          <w:b/>
          <w:bCs/>
          <w:sz w:val="20"/>
          <w:szCs w:val="20"/>
        </w:rPr>
        <w:t>)</w:t>
      </w:r>
    </w:p>
    <w:p w14:paraId="006A86A1" w14:textId="33DEF5D6" w:rsidR="00EB6E1F" w:rsidRPr="001F611C" w:rsidRDefault="00EB6E1F" w:rsidP="00EB6E1F">
      <w:pPr>
        <w:rPr>
          <w:rFonts w:eastAsiaTheme="minorHAnsi"/>
          <w:sz w:val="20"/>
          <w:szCs w:val="20"/>
        </w:rPr>
      </w:pPr>
      <w:r w:rsidRPr="001F611C">
        <w:rPr>
          <w:rFonts w:hint="eastAsia"/>
          <w:sz w:val="20"/>
          <w:szCs w:val="20"/>
        </w:rPr>
        <w:t xml:space="preserve">본 계약은 </w:t>
      </w:r>
      <w:r w:rsidR="00522919" w:rsidRPr="001F611C">
        <w:rPr>
          <w:rFonts w:hint="eastAsia"/>
          <w:sz w:val="20"/>
          <w:szCs w:val="20"/>
        </w:rPr>
        <w:t>위탁인</w:t>
      </w:r>
      <w:r w:rsidR="00522919" w:rsidRPr="001F611C">
        <w:rPr>
          <w:sz w:val="20"/>
          <w:szCs w:val="20"/>
        </w:rPr>
        <w:t>이</w:t>
      </w:r>
      <w:r w:rsidRPr="001F611C">
        <w:rPr>
          <w:rFonts w:hint="eastAsia"/>
          <w:sz w:val="20"/>
          <w:szCs w:val="20"/>
        </w:rPr>
        <w:t xml:space="preserve"> </w:t>
      </w:r>
      <w:r w:rsidR="00CD0241" w:rsidRPr="001F611C">
        <w:rPr>
          <w:rFonts w:hint="eastAsia"/>
          <w:sz w:val="20"/>
          <w:szCs w:val="20"/>
        </w:rPr>
        <w:t>제공하는 시설 및 관련 권한을 기초로</w:t>
      </w:r>
      <w:r w:rsidR="00B268D1" w:rsidRPr="001F611C">
        <w:rPr>
          <w:rFonts w:hint="eastAsia"/>
          <w:sz w:val="20"/>
          <w:szCs w:val="20"/>
        </w:rPr>
        <w:t>,</w:t>
      </w:r>
      <w:r w:rsidR="00CD0241" w:rsidRPr="001F611C">
        <w:rPr>
          <w:rFonts w:hint="eastAsia"/>
          <w:sz w:val="20"/>
          <w:szCs w:val="20"/>
        </w:rPr>
        <w:t xml:space="preserve"> </w:t>
      </w:r>
      <w:r w:rsidR="00522919" w:rsidRPr="001F611C">
        <w:rPr>
          <w:rFonts w:eastAsiaTheme="minorHAnsi" w:hint="eastAsia"/>
          <w:sz w:val="20"/>
          <w:szCs w:val="20"/>
        </w:rPr>
        <w:t>수탁인</w:t>
      </w:r>
      <w:r w:rsidRPr="001F611C">
        <w:rPr>
          <w:rFonts w:eastAsiaTheme="minorHAnsi" w:hint="eastAsia"/>
          <w:sz w:val="20"/>
          <w:szCs w:val="20"/>
        </w:rPr>
        <w:t xml:space="preserve">에게 </w:t>
      </w:r>
      <w:r w:rsidR="00CD0241" w:rsidRPr="001F611C">
        <w:rPr>
          <w:rFonts w:eastAsiaTheme="minorHAnsi" w:hint="eastAsia"/>
          <w:sz w:val="20"/>
          <w:szCs w:val="20"/>
        </w:rPr>
        <w:t xml:space="preserve">골프존 영업장 운영 용역을 수행하도록 </w:t>
      </w:r>
      <w:r w:rsidRPr="001F611C">
        <w:rPr>
          <w:rFonts w:eastAsiaTheme="minorHAnsi" w:hint="eastAsia"/>
          <w:sz w:val="20"/>
          <w:szCs w:val="20"/>
        </w:rPr>
        <w:t xml:space="preserve">위탁함에 있어 </w:t>
      </w:r>
      <w:ins w:id="0" w:author="성민 노" w:date="2026-09-08T14:13:00Z" w16du:dateUtc="2026-09-08T05:13:00Z">
        <w:r w:rsidR="00DE4E9B">
          <w:rPr>
            <w:rFonts w:eastAsiaTheme="minorHAnsi" w:hint="eastAsia"/>
            <w:sz w:val="20"/>
            <w:szCs w:val="20"/>
          </w:rPr>
          <w:t xml:space="preserve">골프존 영업에 부수하여 운영되는 힐링밥상의 운영을 포함하여 </w:t>
        </w:r>
      </w:ins>
      <w:r w:rsidR="00522919" w:rsidRPr="001F611C">
        <w:rPr>
          <w:rFonts w:eastAsiaTheme="minorHAnsi" w:hint="eastAsia"/>
          <w:sz w:val="20"/>
          <w:szCs w:val="20"/>
        </w:rPr>
        <w:t>수탁인</w:t>
      </w:r>
      <w:r w:rsidRPr="001F611C">
        <w:rPr>
          <w:rFonts w:eastAsiaTheme="minorHAnsi" w:hint="eastAsia"/>
          <w:sz w:val="20"/>
          <w:szCs w:val="20"/>
        </w:rPr>
        <w:t>의 업무범위</w:t>
      </w:r>
      <w:r w:rsidR="00CD0241" w:rsidRPr="001F611C">
        <w:rPr>
          <w:rFonts w:eastAsiaTheme="minorHAnsi" w:hint="eastAsia"/>
          <w:sz w:val="20"/>
          <w:szCs w:val="20"/>
        </w:rPr>
        <w:t xml:space="preserve">, </w:t>
      </w:r>
      <w:r w:rsidRPr="001F611C">
        <w:rPr>
          <w:rFonts w:eastAsiaTheme="minorHAnsi" w:hint="eastAsia"/>
          <w:sz w:val="20"/>
          <w:szCs w:val="20"/>
        </w:rPr>
        <w:t>용역비 정산</w:t>
      </w:r>
      <w:r w:rsidR="008C71B0" w:rsidRPr="001F611C">
        <w:rPr>
          <w:rFonts w:eastAsiaTheme="minorHAnsi" w:hint="eastAsia"/>
          <w:sz w:val="20"/>
          <w:szCs w:val="20"/>
        </w:rPr>
        <w:t xml:space="preserve"> 및</w:t>
      </w:r>
      <w:r w:rsidRPr="001F611C">
        <w:rPr>
          <w:rFonts w:eastAsiaTheme="minorHAnsi" w:hint="eastAsia"/>
          <w:sz w:val="20"/>
          <w:szCs w:val="20"/>
        </w:rPr>
        <w:t xml:space="preserve"> 각 당사자의 권리</w:t>
      </w:r>
      <w:r w:rsidR="00CD0241" w:rsidRPr="001F611C">
        <w:rPr>
          <w:rFonts w:eastAsiaTheme="minorHAnsi"/>
          <w:sz w:val="20"/>
          <w:szCs w:val="20"/>
        </w:rPr>
        <w:t>·</w:t>
      </w:r>
      <w:r w:rsidRPr="001F611C">
        <w:rPr>
          <w:rFonts w:eastAsiaTheme="minorHAnsi" w:hint="eastAsia"/>
          <w:sz w:val="20"/>
          <w:szCs w:val="20"/>
        </w:rPr>
        <w:t>의무를 정</w:t>
      </w:r>
      <w:r w:rsidR="00CD0241" w:rsidRPr="001F611C">
        <w:rPr>
          <w:rFonts w:eastAsiaTheme="minorHAnsi" w:hint="eastAsia"/>
          <w:sz w:val="20"/>
          <w:szCs w:val="20"/>
        </w:rPr>
        <w:t>하는 것</w:t>
      </w:r>
      <w:r w:rsidRPr="001F611C">
        <w:rPr>
          <w:rFonts w:eastAsiaTheme="minorHAnsi" w:hint="eastAsia"/>
          <w:sz w:val="20"/>
          <w:szCs w:val="20"/>
        </w:rPr>
        <w:t>을 목적으로 한다.</w:t>
      </w:r>
    </w:p>
    <w:p w14:paraId="3D0F7220" w14:textId="77777777" w:rsidR="00800B04" w:rsidRPr="006241F2" w:rsidRDefault="00800B04" w:rsidP="00EB6E1F">
      <w:pPr>
        <w:rPr>
          <w:sz w:val="20"/>
          <w:szCs w:val="20"/>
        </w:rPr>
      </w:pPr>
    </w:p>
    <w:p w14:paraId="4F1787F3" w14:textId="7DA09132" w:rsidR="00051BA7" w:rsidRPr="001F611C" w:rsidRDefault="00051BA7" w:rsidP="007C1393">
      <w:pPr>
        <w:rPr>
          <w:b/>
          <w:bCs/>
          <w:sz w:val="20"/>
          <w:szCs w:val="20"/>
        </w:rPr>
      </w:pPr>
      <w:r w:rsidRPr="001F611C">
        <w:rPr>
          <w:rFonts w:hint="eastAsia"/>
          <w:b/>
          <w:bCs/>
          <w:sz w:val="20"/>
          <w:szCs w:val="20"/>
        </w:rPr>
        <w:t>제2조 (용어의 정의)</w:t>
      </w:r>
    </w:p>
    <w:p w14:paraId="5A1A5E6A" w14:textId="512BB3F0" w:rsidR="00051BA7" w:rsidRPr="001F611C" w:rsidRDefault="00051BA7" w:rsidP="007C1393">
      <w:pPr>
        <w:rPr>
          <w:sz w:val="20"/>
          <w:szCs w:val="20"/>
        </w:rPr>
      </w:pPr>
      <w:r w:rsidRPr="001F611C">
        <w:rPr>
          <w:rFonts w:hint="eastAsia"/>
          <w:sz w:val="20"/>
          <w:szCs w:val="20"/>
        </w:rPr>
        <w:t>본 계약에서 사용하는 용어의 의미는 다음과 같다.</w:t>
      </w:r>
    </w:p>
    <w:p w14:paraId="48FB170C" w14:textId="5E0A8B12" w:rsidR="00051BA7" w:rsidRPr="001F611C" w:rsidRDefault="00051BA7" w:rsidP="00051BA7">
      <w:pPr>
        <w:pStyle w:val="a6"/>
        <w:numPr>
          <w:ilvl w:val="0"/>
          <w:numId w:val="58"/>
        </w:numPr>
        <w:rPr>
          <w:sz w:val="20"/>
          <w:szCs w:val="20"/>
        </w:rPr>
      </w:pPr>
      <w:r w:rsidRPr="001F611C">
        <w:rPr>
          <w:rFonts w:hint="eastAsia"/>
          <w:b/>
          <w:bCs/>
          <w:sz w:val="20"/>
          <w:szCs w:val="20"/>
        </w:rPr>
        <w:t>월별 매출액</w:t>
      </w:r>
      <w:r w:rsidRPr="001F611C">
        <w:rPr>
          <w:rFonts w:hint="eastAsia"/>
          <w:sz w:val="20"/>
          <w:szCs w:val="20"/>
        </w:rPr>
        <w:t xml:space="preserve">: </w:t>
      </w:r>
      <w:ins w:id="1" w:author="성민 노" w:date="2026-09-08T14:14:00Z" w16du:dateUtc="2026-09-08T05:14:00Z">
        <w:r w:rsidR="006241F2">
          <w:rPr>
            <w:rFonts w:hint="eastAsia"/>
            <w:sz w:val="20"/>
            <w:szCs w:val="20"/>
          </w:rPr>
          <w:t xml:space="preserve">제3조 제1항에서 정한 각 </w:t>
        </w:r>
      </w:ins>
      <w:ins w:id="2" w:author="성민 노" w:date="2026-09-08T14:15:00Z" w16du:dateUtc="2026-09-08T05:15:00Z">
        <w:r w:rsidR="006241F2">
          <w:rPr>
            <w:rFonts w:hint="eastAsia"/>
            <w:sz w:val="20"/>
            <w:szCs w:val="20"/>
          </w:rPr>
          <w:t xml:space="preserve">영업장에서 발생한 매출을 합산한 금액으로서, 골프존 영업장의 경우 </w:t>
        </w:r>
      </w:ins>
      <w:r w:rsidR="005274BE">
        <w:rPr>
          <w:rFonts w:hint="eastAsia"/>
          <w:sz w:val="20"/>
          <w:szCs w:val="20"/>
        </w:rPr>
        <w:t>실제 매출</w:t>
      </w:r>
      <w:r w:rsidR="00686729" w:rsidRPr="001F611C">
        <w:rPr>
          <w:rFonts w:hint="eastAsia"/>
          <w:sz w:val="20"/>
          <w:szCs w:val="20"/>
        </w:rPr>
        <w:t xml:space="preserve">에서 </w:t>
      </w:r>
      <w:r w:rsidR="008D321D" w:rsidRPr="001F611C">
        <w:rPr>
          <w:rFonts w:hint="eastAsia"/>
          <w:sz w:val="20"/>
          <w:szCs w:val="20"/>
        </w:rPr>
        <w:t>정산서</w:t>
      </w:r>
      <w:r w:rsidR="00973B68" w:rsidRPr="001F611C">
        <w:rPr>
          <w:rFonts w:hint="eastAsia"/>
          <w:sz w:val="20"/>
          <w:szCs w:val="20"/>
        </w:rPr>
        <w:t>의</w:t>
      </w:r>
      <w:r w:rsidR="008D321D" w:rsidRPr="001F611C">
        <w:rPr>
          <w:rFonts w:hint="eastAsia"/>
          <w:sz w:val="20"/>
          <w:szCs w:val="20"/>
        </w:rPr>
        <w:t xml:space="preserve"> </w:t>
      </w:r>
      <w:r w:rsidR="008D321D" w:rsidRPr="001F611C">
        <w:rPr>
          <w:sz w:val="20"/>
          <w:szCs w:val="20"/>
        </w:rPr>
        <w:t>‘</w:t>
      </w:r>
      <w:r w:rsidR="008D321D" w:rsidRPr="001F611C">
        <w:rPr>
          <w:rFonts w:hint="eastAsia"/>
          <w:sz w:val="20"/>
          <w:szCs w:val="20"/>
        </w:rPr>
        <w:t>할인 및 이용권</w:t>
      </w:r>
      <w:r w:rsidR="008D321D" w:rsidRPr="001F611C">
        <w:rPr>
          <w:sz w:val="20"/>
          <w:szCs w:val="20"/>
        </w:rPr>
        <w:t>’</w:t>
      </w:r>
      <w:r w:rsidR="008D321D" w:rsidRPr="001F611C">
        <w:rPr>
          <w:rFonts w:hint="eastAsia"/>
          <w:sz w:val="20"/>
          <w:szCs w:val="20"/>
        </w:rPr>
        <w:t>으로 차감되는 결제 항목(</w:t>
      </w:r>
      <w:r w:rsidR="00686729" w:rsidRPr="001F611C">
        <w:rPr>
          <w:rFonts w:hint="eastAsia"/>
          <w:sz w:val="20"/>
          <w:szCs w:val="20"/>
        </w:rPr>
        <w:t xml:space="preserve">모바일이용권, 지류이용권, 상품권, </w:t>
      </w:r>
      <w:ins w:id="3" w:author="성민 노" w:date="2026-09-08T14:17:00Z" w16du:dateUtc="2026-09-08T05:17:00Z">
        <w:r w:rsidR="003762C9">
          <w:rPr>
            <w:rFonts w:hint="eastAsia"/>
            <w:sz w:val="20"/>
            <w:szCs w:val="20"/>
          </w:rPr>
          <w:t>G패스 포인트</w:t>
        </w:r>
      </w:ins>
      <w:del w:id="4" w:author="성민 노" w:date="2026-09-08T14:17:00Z" w16du:dateUtc="2026-09-08T05:17:00Z">
        <w:r w:rsidR="00686729" w:rsidRPr="001F611C" w:rsidDel="003762C9">
          <w:rPr>
            <w:rFonts w:hint="eastAsia"/>
            <w:sz w:val="20"/>
            <w:szCs w:val="20"/>
          </w:rPr>
          <w:delText>골프존마일리지</w:delText>
        </w:r>
      </w:del>
      <w:r w:rsidR="008D321D" w:rsidRPr="001F611C">
        <w:rPr>
          <w:rFonts w:hint="eastAsia"/>
          <w:sz w:val="20"/>
          <w:szCs w:val="20"/>
        </w:rPr>
        <w:t>)</w:t>
      </w:r>
      <w:r w:rsidR="00973B68" w:rsidRPr="001F611C">
        <w:rPr>
          <w:rFonts w:hint="eastAsia"/>
          <w:sz w:val="20"/>
          <w:szCs w:val="20"/>
        </w:rPr>
        <w:t xml:space="preserve"> 금액을 차감한 </w:t>
      </w:r>
      <w:r w:rsidR="00BF1005" w:rsidRPr="001F611C">
        <w:rPr>
          <w:rFonts w:hint="eastAsia"/>
          <w:sz w:val="20"/>
          <w:szCs w:val="20"/>
        </w:rPr>
        <w:t>후</w:t>
      </w:r>
      <w:r w:rsidR="0031643E" w:rsidRPr="001F611C">
        <w:rPr>
          <w:rFonts w:hint="eastAsia"/>
          <w:sz w:val="20"/>
          <w:szCs w:val="20"/>
        </w:rPr>
        <w:t xml:space="preserve"> </w:t>
      </w:r>
      <w:r w:rsidRPr="001F611C">
        <w:rPr>
          <w:rFonts w:hint="eastAsia"/>
          <w:sz w:val="20"/>
          <w:szCs w:val="20"/>
        </w:rPr>
        <w:t>부가가치세를 제외한 금액</w:t>
      </w:r>
      <w:ins w:id="5" w:author="성민 노" w:date="2026-09-08T14:17:00Z" w16du:dateUtc="2026-09-08T05:17:00Z">
        <w:r w:rsidR="00D254B4">
          <w:rPr>
            <w:rFonts w:hint="eastAsia"/>
            <w:sz w:val="20"/>
            <w:szCs w:val="20"/>
          </w:rPr>
          <w:t xml:space="preserve">으로 하고, 힐링밥상의 경우 </w:t>
        </w:r>
        <w:r w:rsidR="003D119B">
          <w:rPr>
            <w:rFonts w:hint="eastAsia"/>
            <w:sz w:val="20"/>
            <w:szCs w:val="20"/>
          </w:rPr>
          <w:t>POS, 카드매출자료, 현금영수증 기타</w:t>
        </w:r>
      </w:ins>
      <w:ins w:id="6" w:author="성민 노" w:date="2026-09-08T14:18:00Z" w16du:dateUtc="2026-09-08T05:18:00Z">
        <w:r w:rsidR="003D119B">
          <w:rPr>
            <w:rFonts w:hint="eastAsia"/>
            <w:sz w:val="20"/>
            <w:szCs w:val="20"/>
          </w:rPr>
          <w:t xml:space="preserve"> 객관적인 매출자료에서 확인되는 </w:t>
        </w:r>
        <w:r w:rsidR="008438DD">
          <w:rPr>
            <w:rFonts w:hint="eastAsia"/>
            <w:sz w:val="20"/>
            <w:szCs w:val="20"/>
          </w:rPr>
          <w:t>주류 매출에서 취소</w:t>
        </w:r>
        <w:r w:rsidR="008438DD">
          <w:rPr>
            <w:sz w:val="20"/>
            <w:szCs w:val="20"/>
          </w:rPr>
          <w:t>·</w:t>
        </w:r>
        <w:r w:rsidR="008438DD">
          <w:rPr>
            <w:rFonts w:hint="eastAsia"/>
            <w:sz w:val="20"/>
            <w:szCs w:val="20"/>
          </w:rPr>
          <w:t>환불 등을 반영한 후 부가가치세를 제외한 금액으로 한다</w:t>
        </w:r>
      </w:ins>
      <w:r w:rsidR="00F57382">
        <w:rPr>
          <w:rFonts w:hint="eastAsia"/>
          <w:sz w:val="20"/>
          <w:szCs w:val="20"/>
        </w:rPr>
        <w:t>.</w:t>
      </w:r>
    </w:p>
    <w:p w14:paraId="5EEAE692" w14:textId="1616934A" w:rsidR="00610C48" w:rsidRPr="001F611C" w:rsidRDefault="00B03AA5" w:rsidP="00610C48">
      <w:pPr>
        <w:pStyle w:val="a6"/>
        <w:numPr>
          <w:ilvl w:val="0"/>
          <w:numId w:val="63"/>
        </w:numPr>
        <w:rPr>
          <w:sz w:val="20"/>
          <w:szCs w:val="20"/>
        </w:rPr>
      </w:pPr>
      <w:r>
        <w:rPr>
          <w:rFonts w:hint="eastAsia"/>
          <w:b/>
          <w:bCs/>
          <w:sz w:val="20"/>
          <w:szCs w:val="20"/>
        </w:rPr>
        <w:t>실제 매출</w:t>
      </w:r>
      <w:r w:rsidR="00610C48" w:rsidRPr="001F611C">
        <w:rPr>
          <w:rFonts w:hint="eastAsia"/>
          <w:sz w:val="20"/>
          <w:szCs w:val="20"/>
        </w:rPr>
        <w:t xml:space="preserve">: </w:t>
      </w:r>
      <w:r w:rsidR="00610C48" w:rsidRPr="001F611C">
        <w:rPr>
          <w:sz w:val="20"/>
          <w:szCs w:val="20"/>
        </w:rPr>
        <w:t>GPM</w:t>
      </w:r>
      <w:r w:rsidR="00610C48" w:rsidRPr="001F611C">
        <w:rPr>
          <w:rFonts w:hint="eastAsia"/>
          <w:sz w:val="20"/>
          <w:szCs w:val="20"/>
        </w:rPr>
        <w:t>상 월별 매출</w:t>
      </w:r>
      <w:r w:rsidR="00610C48" w:rsidRPr="001F611C">
        <w:rPr>
          <w:sz w:val="20"/>
          <w:szCs w:val="20"/>
        </w:rPr>
        <w:t>(https://gpm.golfzonpark.com &gt; 매출/라운드관리 &gt; 매출 조회 &gt; 월별 매출) 화면에 표시되는 “</w:t>
      </w:r>
      <w:r w:rsidR="00B85DD9">
        <w:rPr>
          <w:rFonts w:hint="eastAsia"/>
          <w:sz w:val="20"/>
          <w:szCs w:val="20"/>
        </w:rPr>
        <w:t>매출금액</w:t>
      </w:r>
      <w:r w:rsidR="00610C48" w:rsidRPr="001F611C">
        <w:rPr>
          <w:sz w:val="20"/>
          <w:szCs w:val="20"/>
        </w:rPr>
        <w:t>”</w:t>
      </w:r>
      <w:r w:rsidR="007A36B3">
        <w:rPr>
          <w:rFonts w:hint="eastAsia"/>
          <w:sz w:val="20"/>
          <w:szCs w:val="20"/>
        </w:rPr>
        <w:t xml:space="preserve">과 </w:t>
      </w:r>
      <w:r w:rsidR="007A36B3">
        <w:rPr>
          <w:sz w:val="20"/>
          <w:szCs w:val="20"/>
        </w:rPr>
        <w:t>“</w:t>
      </w:r>
      <w:r w:rsidR="007A36B3">
        <w:rPr>
          <w:rFonts w:hint="eastAsia"/>
          <w:sz w:val="20"/>
          <w:szCs w:val="20"/>
        </w:rPr>
        <w:t xml:space="preserve">보조단말기 </w:t>
      </w:r>
      <w:r w:rsidR="009F2A10">
        <w:rPr>
          <w:rFonts w:hint="eastAsia"/>
          <w:sz w:val="20"/>
          <w:szCs w:val="20"/>
        </w:rPr>
        <w:t>결제내역</w:t>
      </w:r>
      <w:r w:rsidR="009F2A10">
        <w:rPr>
          <w:sz w:val="20"/>
          <w:szCs w:val="20"/>
        </w:rPr>
        <w:t>”</w:t>
      </w:r>
      <w:r w:rsidR="009F2A10">
        <w:rPr>
          <w:rFonts w:hint="eastAsia"/>
          <w:sz w:val="20"/>
          <w:szCs w:val="20"/>
        </w:rPr>
        <w:t>을 합산한 금액</w:t>
      </w:r>
      <w:r w:rsidR="00A14BFA">
        <w:rPr>
          <w:rFonts w:hint="eastAsia"/>
          <w:sz w:val="20"/>
          <w:szCs w:val="20"/>
        </w:rPr>
        <w:t xml:space="preserve">에서 </w:t>
      </w:r>
      <w:r w:rsidR="00A14BFA">
        <w:rPr>
          <w:sz w:val="20"/>
          <w:szCs w:val="20"/>
        </w:rPr>
        <w:t>“</w:t>
      </w:r>
      <w:r w:rsidR="00A14BFA">
        <w:rPr>
          <w:rFonts w:hint="eastAsia"/>
          <w:sz w:val="20"/>
          <w:szCs w:val="20"/>
        </w:rPr>
        <w:t>할인금액</w:t>
      </w:r>
      <w:r w:rsidR="00A14BFA">
        <w:rPr>
          <w:sz w:val="20"/>
          <w:szCs w:val="20"/>
        </w:rPr>
        <w:t>”</w:t>
      </w:r>
      <w:r w:rsidR="00A14BFA">
        <w:rPr>
          <w:rFonts w:hint="eastAsia"/>
          <w:sz w:val="20"/>
          <w:szCs w:val="20"/>
        </w:rPr>
        <w:t xml:space="preserve">을 </w:t>
      </w:r>
      <w:r w:rsidR="00173043">
        <w:rPr>
          <w:rFonts w:hint="eastAsia"/>
          <w:sz w:val="20"/>
          <w:szCs w:val="20"/>
        </w:rPr>
        <w:t>차감</w:t>
      </w:r>
      <w:r w:rsidR="00A14BFA">
        <w:rPr>
          <w:rFonts w:hint="eastAsia"/>
          <w:sz w:val="20"/>
          <w:szCs w:val="20"/>
        </w:rPr>
        <w:t>한</w:t>
      </w:r>
      <w:r w:rsidR="00610C48" w:rsidRPr="001F611C">
        <w:rPr>
          <w:sz w:val="20"/>
          <w:szCs w:val="20"/>
        </w:rPr>
        <w:t xml:space="preserve"> 금액</w:t>
      </w:r>
    </w:p>
    <w:p w14:paraId="3E9E6DE6" w14:textId="0195BCD7" w:rsidR="00610C48" w:rsidRDefault="00610C48" w:rsidP="00610C48">
      <w:pPr>
        <w:pStyle w:val="a6"/>
        <w:numPr>
          <w:ilvl w:val="0"/>
          <w:numId w:val="63"/>
        </w:numPr>
        <w:rPr>
          <w:sz w:val="20"/>
          <w:szCs w:val="20"/>
        </w:rPr>
      </w:pPr>
      <w:r w:rsidRPr="001F611C">
        <w:rPr>
          <w:rFonts w:hint="eastAsia"/>
          <w:b/>
          <w:bCs/>
          <w:sz w:val="20"/>
          <w:szCs w:val="20"/>
        </w:rPr>
        <w:t>정산서</w:t>
      </w:r>
      <w:r w:rsidRPr="001F611C">
        <w:rPr>
          <w:rFonts w:hint="eastAsia"/>
          <w:sz w:val="20"/>
          <w:szCs w:val="20"/>
        </w:rPr>
        <w:t>:</w:t>
      </w:r>
      <w:r w:rsidRPr="001F611C">
        <w:rPr>
          <w:sz w:val="20"/>
          <w:szCs w:val="20"/>
        </w:rPr>
        <w:t xml:space="preserve"> GPM</w:t>
      </w:r>
      <w:r w:rsidRPr="001F611C">
        <w:rPr>
          <w:rFonts w:hint="eastAsia"/>
          <w:sz w:val="20"/>
          <w:szCs w:val="20"/>
        </w:rPr>
        <w:t>상 정산서 조회</w:t>
      </w:r>
      <w:r w:rsidRPr="001F611C">
        <w:rPr>
          <w:sz w:val="20"/>
          <w:szCs w:val="20"/>
        </w:rPr>
        <w:t xml:space="preserve">(https://gpm.golfzonpark.com &gt; 정산관리 &gt; 정산서 조회) 화면에서 확인되는 </w:t>
      </w:r>
      <w:r w:rsidR="002C74D6">
        <w:rPr>
          <w:rFonts w:hint="eastAsia"/>
          <w:sz w:val="20"/>
          <w:szCs w:val="20"/>
        </w:rPr>
        <w:t xml:space="preserve">가맹점 정산서(월 </w:t>
      </w:r>
      <w:r w:rsidR="00702935">
        <w:rPr>
          <w:rFonts w:hint="eastAsia"/>
          <w:sz w:val="20"/>
          <w:szCs w:val="20"/>
        </w:rPr>
        <w:t>정산자료)</w:t>
      </w:r>
    </w:p>
    <w:p w14:paraId="292F5D10" w14:textId="56516AD7" w:rsidR="00771AF0" w:rsidRPr="00F57382" w:rsidRDefault="0075518B" w:rsidP="00F57382">
      <w:pPr>
        <w:ind w:left="800"/>
        <w:rPr>
          <w:sz w:val="20"/>
          <w:szCs w:val="20"/>
        </w:rPr>
      </w:pPr>
      <w:r w:rsidRPr="00F57382">
        <w:rPr>
          <w:rFonts w:hint="eastAsia"/>
          <w:sz w:val="20"/>
          <w:szCs w:val="20"/>
        </w:rPr>
        <w:t xml:space="preserve">본 호에서 정한 </w:t>
      </w:r>
      <w:r w:rsidR="0098014F">
        <w:rPr>
          <w:rFonts w:hint="eastAsia"/>
          <w:sz w:val="20"/>
          <w:szCs w:val="20"/>
        </w:rPr>
        <w:t>실제 매출</w:t>
      </w:r>
      <w:r w:rsidR="00635EC2" w:rsidRPr="00F57382">
        <w:rPr>
          <w:rFonts w:hint="eastAsia"/>
          <w:sz w:val="20"/>
          <w:szCs w:val="20"/>
        </w:rPr>
        <w:t xml:space="preserve">, </w:t>
      </w:r>
      <w:r w:rsidR="00B15457" w:rsidRPr="00F57382">
        <w:rPr>
          <w:rFonts w:hint="eastAsia"/>
          <w:sz w:val="20"/>
          <w:szCs w:val="20"/>
        </w:rPr>
        <w:t xml:space="preserve">정산서, </w:t>
      </w:r>
      <w:r w:rsidRPr="00F57382">
        <w:rPr>
          <w:sz w:val="20"/>
          <w:szCs w:val="20"/>
        </w:rPr>
        <w:t>‘</w:t>
      </w:r>
      <w:r w:rsidRPr="00F57382">
        <w:rPr>
          <w:rFonts w:hint="eastAsia"/>
          <w:sz w:val="20"/>
          <w:szCs w:val="20"/>
        </w:rPr>
        <w:t>할인 및 이용권</w:t>
      </w:r>
      <w:r w:rsidRPr="00F57382">
        <w:rPr>
          <w:sz w:val="20"/>
          <w:szCs w:val="20"/>
        </w:rPr>
        <w:t>’</w:t>
      </w:r>
      <w:r w:rsidRPr="00F57382">
        <w:rPr>
          <w:rFonts w:hint="eastAsia"/>
          <w:sz w:val="20"/>
          <w:szCs w:val="20"/>
        </w:rPr>
        <w:t xml:space="preserve">으로 차감되는 결제 항목(모바일이용권, 지류이용권, 상품권, </w:t>
      </w:r>
      <w:ins w:id="7" w:author="성민 노" w:date="2026-09-08T14:20:00Z" w16du:dateUtc="2026-09-08T05:20:00Z">
        <w:r w:rsidR="00114854">
          <w:rPr>
            <w:rFonts w:hint="eastAsia"/>
            <w:sz w:val="20"/>
            <w:szCs w:val="20"/>
          </w:rPr>
          <w:t>G패스 포인트</w:t>
        </w:r>
      </w:ins>
      <w:del w:id="8" w:author="성민 노" w:date="2026-09-08T14:20:00Z" w16du:dateUtc="2026-09-08T05:20:00Z">
        <w:r w:rsidRPr="00F57382" w:rsidDel="00114854">
          <w:rPr>
            <w:rFonts w:hint="eastAsia"/>
            <w:sz w:val="20"/>
            <w:szCs w:val="20"/>
          </w:rPr>
          <w:delText>골프존마일리지</w:delText>
        </w:r>
      </w:del>
      <w:r w:rsidRPr="00F57382">
        <w:rPr>
          <w:rFonts w:hint="eastAsia"/>
          <w:sz w:val="20"/>
          <w:szCs w:val="20"/>
        </w:rPr>
        <w:t>)</w:t>
      </w:r>
      <w:r w:rsidR="007272DC" w:rsidRPr="00F57382">
        <w:rPr>
          <w:rFonts w:hint="eastAsia"/>
          <w:sz w:val="20"/>
          <w:szCs w:val="20"/>
        </w:rPr>
        <w:t>의 명칭, 표시 위치</w:t>
      </w:r>
      <w:r w:rsidR="00B15457" w:rsidRPr="00F57382">
        <w:rPr>
          <w:rFonts w:hint="eastAsia"/>
          <w:sz w:val="20"/>
          <w:szCs w:val="20"/>
        </w:rPr>
        <w:t xml:space="preserve">, 메뉴 경로 또는 분류 체계가 골프존 시스템 개편 등으로 변경되더라도, </w:t>
      </w:r>
      <w:r w:rsidR="009E66CB" w:rsidRPr="00F57382">
        <w:rPr>
          <w:rFonts w:hint="eastAsia"/>
          <w:sz w:val="20"/>
          <w:szCs w:val="20"/>
        </w:rPr>
        <w:t xml:space="preserve">실질적으로 동일한 데이터 또는 문서에 해당하는 경우에는 본 호에서 정한 </w:t>
      </w:r>
      <w:r w:rsidR="00186B7B">
        <w:rPr>
          <w:rFonts w:hint="eastAsia"/>
          <w:sz w:val="20"/>
          <w:szCs w:val="20"/>
        </w:rPr>
        <w:t>실제 매출</w:t>
      </w:r>
      <w:r w:rsidR="009E66CB" w:rsidRPr="00F57382">
        <w:rPr>
          <w:rFonts w:hint="eastAsia"/>
          <w:sz w:val="20"/>
          <w:szCs w:val="20"/>
        </w:rPr>
        <w:t xml:space="preserve">, 정산서 및 </w:t>
      </w:r>
      <w:r w:rsidR="00FD0C9B" w:rsidRPr="00F57382">
        <w:rPr>
          <w:sz w:val="20"/>
          <w:szCs w:val="20"/>
        </w:rPr>
        <w:t>‘</w:t>
      </w:r>
      <w:r w:rsidR="00FD0C9B" w:rsidRPr="00F57382">
        <w:rPr>
          <w:rFonts w:hint="eastAsia"/>
          <w:sz w:val="20"/>
          <w:szCs w:val="20"/>
        </w:rPr>
        <w:t>할인 및 이용권</w:t>
      </w:r>
      <w:r w:rsidR="00FD0C9B" w:rsidRPr="00F57382">
        <w:rPr>
          <w:sz w:val="20"/>
          <w:szCs w:val="20"/>
        </w:rPr>
        <w:t>’</w:t>
      </w:r>
      <w:r w:rsidR="00FD0C9B" w:rsidRPr="00F57382">
        <w:rPr>
          <w:rFonts w:hint="eastAsia"/>
          <w:sz w:val="20"/>
          <w:szCs w:val="20"/>
        </w:rPr>
        <w:t>으로 차감되는 결제 항목으로 본다.</w:t>
      </w:r>
    </w:p>
    <w:p w14:paraId="0BFAA411" w14:textId="0D3BADC0" w:rsidR="00051BA7" w:rsidRPr="001F611C" w:rsidRDefault="00051BA7" w:rsidP="00B87520">
      <w:pPr>
        <w:pStyle w:val="a6"/>
        <w:numPr>
          <w:ilvl w:val="0"/>
          <w:numId w:val="58"/>
        </w:numPr>
        <w:rPr>
          <w:sz w:val="20"/>
          <w:szCs w:val="20"/>
        </w:rPr>
      </w:pPr>
      <w:r w:rsidRPr="001F611C">
        <w:rPr>
          <w:rFonts w:hint="eastAsia"/>
          <w:b/>
          <w:bCs/>
          <w:sz w:val="20"/>
          <w:szCs w:val="20"/>
        </w:rPr>
        <w:t>정산기준월</w:t>
      </w:r>
      <w:r w:rsidRPr="001F611C">
        <w:rPr>
          <w:rFonts w:hint="eastAsia"/>
          <w:sz w:val="20"/>
          <w:szCs w:val="20"/>
        </w:rPr>
        <w:t>: 매월 1일 0시부터 말일 24시까지의 기간</w:t>
      </w:r>
      <w:r w:rsidR="00F57382">
        <w:rPr>
          <w:rFonts w:hint="eastAsia"/>
          <w:sz w:val="20"/>
          <w:szCs w:val="20"/>
        </w:rPr>
        <w:t>.</w:t>
      </w:r>
    </w:p>
    <w:p w14:paraId="0F64BC4B" w14:textId="45854650" w:rsidR="00051BA7" w:rsidRPr="001F611C" w:rsidRDefault="00051BA7" w:rsidP="00051BA7">
      <w:pPr>
        <w:pStyle w:val="a6"/>
        <w:numPr>
          <w:ilvl w:val="0"/>
          <w:numId w:val="58"/>
        </w:numPr>
        <w:rPr>
          <w:sz w:val="20"/>
          <w:szCs w:val="20"/>
        </w:rPr>
      </w:pPr>
      <w:r w:rsidRPr="001F611C">
        <w:rPr>
          <w:rFonts w:hint="eastAsia"/>
          <w:b/>
          <w:bCs/>
          <w:sz w:val="20"/>
          <w:szCs w:val="20"/>
        </w:rPr>
        <w:t>부족액</w:t>
      </w:r>
      <w:r w:rsidRPr="001F611C">
        <w:rPr>
          <w:rFonts w:hint="eastAsia"/>
          <w:sz w:val="20"/>
          <w:szCs w:val="20"/>
        </w:rPr>
        <w:t>: 제</w:t>
      </w:r>
      <w:r w:rsidR="00D10AD0" w:rsidRPr="001F611C">
        <w:rPr>
          <w:rFonts w:hint="eastAsia"/>
          <w:sz w:val="20"/>
          <w:szCs w:val="20"/>
        </w:rPr>
        <w:t>7</w:t>
      </w:r>
      <w:r w:rsidRPr="001F611C">
        <w:rPr>
          <w:rFonts w:hint="eastAsia"/>
          <w:sz w:val="20"/>
          <w:szCs w:val="20"/>
        </w:rPr>
        <w:t>조 제</w:t>
      </w:r>
      <w:r w:rsidR="00D10AD0" w:rsidRPr="001F611C">
        <w:rPr>
          <w:rFonts w:hint="eastAsia"/>
          <w:sz w:val="20"/>
          <w:szCs w:val="20"/>
        </w:rPr>
        <w:t>2</w:t>
      </w:r>
      <w:r w:rsidRPr="001F611C">
        <w:rPr>
          <w:rFonts w:hint="eastAsia"/>
          <w:sz w:val="20"/>
          <w:szCs w:val="20"/>
        </w:rPr>
        <w:t>항</w:t>
      </w:r>
      <w:r w:rsidR="00501E7C" w:rsidRPr="001F611C">
        <w:rPr>
          <w:rFonts w:hint="eastAsia"/>
          <w:sz w:val="20"/>
          <w:szCs w:val="20"/>
        </w:rPr>
        <w:t xml:space="preserve"> 제2호</w:t>
      </w:r>
      <w:r w:rsidRPr="001F611C">
        <w:rPr>
          <w:rFonts w:hint="eastAsia"/>
          <w:sz w:val="20"/>
          <w:szCs w:val="20"/>
        </w:rPr>
        <w:t>에 따른 공제 후 잔액이 0 미만인 경우의 부족분으로서, 수탁인이 위탁인에게 지급하여야 할 금액</w:t>
      </w:r>
      <w:r w:rsidR="00177D7B" w:rsidRPr="001F611C">
        <w:rPr>
          <w:rFonts w:hint="eastAsia"/>
          <w:sz w:val="20"/>
          <w:szCs w:val="20"/>
        </w:rPr>
        <w:t>(부가가치세를 제외한 공급가액 기준)</w:t>
      </w:r>
      <w:r w:rsidR="00F57382">
        <w:rPr>
          <w:rFonts w:hint="eastAsia"/>
          <w:sz w:val="20"/>
          <w:szCs w:val="20"/>
        </w:rPr>
        <w:t>.</w:t>
      </w:r>
    </w:p>
    <w:p w14:paraId="74CDB678" w14:textId="55B42039" w:rsidR="00051BA7" w:rsidRPr="001F611C" w:rsidRDefault="00051BA7" w:rsidP="00051BA7">
      <w:pPr>
        <w:pStyle w:val="a6"/>
        <w:numPr>
          <w:ilvl w:val="0"/>
          <w:numId w:val="58"/>
        </w:numPr>
        <w:rPr>
          <w:sz w:val="20"/>
          <w:szCs w:val="20"/>
        </w:rPr>
      </w:pPr>
      <w:r w:rsidRPr="001F611C">
        <w:rPr>
          <w:rFonts w:hint="eastAsia"/>
          <w:b/>
          <w:bCs/>
          <w:sz w:val="20"/>
          <w:szCs w:val="20"/>
        </w:rPr>
        <w:t>시설물</w:t>
      </w:r>
      <w:r w:rsidRPr="001F611C">
        <w:rPr>
          <w:rFonts w:hint="eastAsia"/>
          <w:sz w:val="20"/>
          <w:szCs w:val="20"/>
        </w:rPr>
        <w:t xml:space="preserve">: 제3조 제2항에 기재된 각종 </w:t>
      </w:r>
      <w:r w:rsidR="00501E7C" w:rsidRPr="001F611C">
        <w:rPr>
          <w:rFonts w:hint="eastAsia"/>
          <w:sz w:val="20"/>
          <w:szCs w:val="20"/>
        </w:rPr>
        <w:t xml:space="preserve">설비 및 기타 </w:t>
      </w:r>
      <w:r w:rsidRPr="001F611C">
        <w:rPr>
          <w:rFonts w:hint="eastAsia"/>
          <w:sz w:val="20"/>
          <w:szCs w:val="20"/>
        </w:rPr>
        <w:t>부대설비 일체</w:t>
      </w:r>
      <w:r w:rsidR="007028A4" w:rsidRPr="001F611C">
        <w:rPr>
          <w:rFonts w:hint="eastAsia"/>
          <w:sz w:val="20"/>
          <w:szCs w:val="20"/>
        </w:rPr>
        <w:t>를 말하며, 고정적으로 설치되어 영업장 구조</w:t>
      </w:r>
      <w:r w:rsidR="007028A4" w:rsidRPr="001F611C">
        <w:rPr>
          <w:rFonts w:eastAsiaTheme="minorHAnsi"/>
          <w:sz w:val="20"/>
          <w:szCs w:val="20"/>
        </w:rPr>
        <w:t>·</w:t>
      </w:r>
      <w:r w:rsidR="007028A4" w:rsidRPr="001F611C">
        <w:rPr>
          <w:rFonts w:eastAsiaTheme="minorHAnsi" w:hint="eastAsia"/>
          <w:sz w:val="20"/>
          <w:szCs w:val="20"/>
        </w:rPr>
        <w:t>배선</w:t>
      </w:r>
      <w:r w:rsidR="007028A4" w:rsidRPr="001F611C">
        <w:rPr>
          <w:rFonts w:eastAsiaTheme="minorHAnsi"/>
          <w:sz w:val="20"/>
          <w:szCs w:val="20"/>
        </w:rPr>
        <w:t>·</w:t>
      </w:r>
      <w:r w:rsidR="007028A4" w:rsidRPr="001F611C">
        <w:rPr>
          <w:rFonts w:eastAsiaTheme="minorHAnsi" w:hint="eastAsia"/>
          <w:sz w:val="20"/>
          <w:szCs w:val="20"/>
        </w:rPr>
        <w:t>배관 등에 일체화된 장치(예: 골프존 NX, 인테리어 마감, 공조설비 등)를 포함한다. 다만, 소모품 및 소모성 물품, 수탁인이 자체 조달</w:t>
      </w:r>
      <w:r w:rsidR="007028A4" w:rsidRPr="001F611C">
        <w:rPr>
          <w:rFonts w:eastAsiaTheme="minorHAnsi"/>
          <w:sz w:val="20"/>
          <w:szCs w:val="20"/>
        </w:rPr>
        <w:t>·</w:t>
      </w:r>
      <w:r w:rsidR="007028A4" w:rsidRPr="001F611C">
        <w:rPr>
          <w:rFonts w:eastAsiaTheme="minorHAnsi" w:hint="eastAsia"/>
          <w:sz w:val="20"/>
          <w:szCs w:val="20"/>
        </w:rPr>
        <w:t>임차</w:t>
      </w:r>
      <w:r w:rsidR="007028A4" w:rsidRPr="001F611C">
        <w:rPr>
          <w:rFonts w:eastAsiaTheme="minorHAnsi"/>
          <w:sz w:val="20"/>
          <w:szCs w:val="20"/>
        </w:rPr>
        <w:t>·</w:t>
      </w:r>
      <w:r w:rsidR="007028A4" w:rsidRPr="001F611C">
        <w:rPr>
          <w:rFonts w:eastAsiaTheme="minorHAnsi" w:hint="eastAsia"/>
          <w:sz w:val="20"/>
          <w:szCs w:val="20"/>
        </w:rPr>
        <w:t>대여하는 장비 또는 제3자 소유로서 위탁인에게 소유권이 귀속되지 않는 물품은 시설물에 포함되지 않는다.</w:t>
      </w:r>
    </w:p>
    <w:p w14:paraId="0EACB258" w14:textId="755E544B" w:rsidR="00051BA7" w:rsidRPr="001F611C" w:rsidRDefault="00051BA7" w:rsidP="00051BA7">
      <w:pPr>
        <w:pStyle w:val="a6"/>
        <w:numPr>
          <w:ilvl w:val="0"/>
          <w:numId w:val="58"/>
        </w:numPr>
        <w:rPr>
          <w:sz w:val="20"/>
          <w:szCs w:val="20"/>
        </w:rPr>
      </w:pPr>
      <w:r w:rsidRPr="001F611C">
        <w:rPr>
          <w:rFonts w:hint="eastAsia"/>
          <w:b/>
          <w:bCs/>
          <w:sz w:val="20"/>
          <w:szCs w:val="20"/>
        </w:rPr>
        <w:t>영업장</w:t>
      </w:r>
      <w:r w:rsidRPr="001F611C">
        <w:rPr>
          <w:rFonts w:hint="eastAsia"/>
          <w:sz w:val="20"/>
          <w:szCs w:val="20"/>
        </w:rPr>
        <w:t xml:space="preserve">: 제3조 제1항의 소재지에 위치한 골프존 </w:t>
      </w:r>
      <w:ins w:id="9" w:author="성민 노" w:date="2026-09-08T14:21:00Z" w16du:dateUtc="2026-09-08T05:21:00Z">
        <w:r w:rsidR="002B2FB4">
          <w:rPr>
            <w:rFonts w:hint="eastAsia"/>
            <w:sz w:val="20"/>
            <w:szCs w:val="20"/>
          </w:rPr>
          <w:t>영업장 및 힐링밥상 영업</w:t>
        </w:r>
      </w:ins>
      <w:del w:id="10" w:author="성민 노" w:date="2026-09-08T14:21:00Z" w16du:dateUtc="2026-09-08T05:21:00Z">
        <w:r w:rsidRPr="001F611C" w:rsidDel="002B2FB4">
          <w:rPr>
            <w:rFonts w:hint="eastAsia"/>
            <w:sz w:val="20"/>
            <w:szCs w:val="20"/>
          </w:rPr>
          <w:delText>매</w:delText>
        </w:r>
      </w:del>
      <w:r w:rsidRPr="001F611C">
        <w:rPr>
          <w:rFonts w:hint="eastAsia"/>
          <w:sz w:val="20"/>
          <w:szCs w:val="20"/>
        </w:rPr>
        <w:t>장 전 구역</w:t>
      </w:r>
      <w:r w:rsidR="00057DC6">
        <w:rPr>
          <w:rFonts w:hint="eastAsia"/>
          <w:sz w:val="20"/>
          <w:szCs w:val="20"/>
        </w:rPr>
        <w:t>.</w:t>
      </w:r>
    </w:p>
    <w:p w14:paraId="600B4E29" w14:textId="728953D5" w:rsidR="006B6901" w:rsidRDefault="006B6901" w:rsidP="00051BA7">
      <w:pPr>
        <w:pStyle w:val="a6"/>
        <w:numPr>
          <w:ilvl w:val="0"/>
          <w:numId w:val="58"/>
        </w:numPr>
        <w:rPr>
          <w:ins w:id="11" w:author="성민 노" w:date="2026-09-08T14:22:00Z" w16du:dateUtc="2026-09-08T05:22:00Z"/>
          <w:sz w:val="20"/>
          <w:szCs w:val="20"/>
        </w:rPr>
      </w:pPr>
      <w:r w:rsidRPr="001F611C">
        <w:rPr>
          <w:rFonts w:hint="eastAsia"/>
          <w:b/>
          <w:bCs/>
          <w:sz w:val="20"/>
          <w:szCs w:val="20"/>
        </w:rPr>
        <w:lastRenderedPageBreak/>
        <w:t>계정정보</w:t>
      </w:r>
      <w:r w:rsidRPr="001F611C">
        <w:rPr>
          <w:rFonts w:hint="eastAsia"/>
          <w:sz w:val="20"/>
          <w:szCs w:val="20"/>
        </w:rPr>
        <w:t>: 영업장 운영에 사용되는 각종 온라인/오프라인 계정(예: 예약·회원관리, POS·GPM 접근권한, 광고·마케팅 계정, 지도/리뷰 계정, SNS 계정 등)의 ID, 접근권한, 설정값 및 관련 인증수단 일체</w:t>
      </w:r>
      <w:r w:rsidR="002E1EA2">
        <w:rPr>
          <w:rFonts w:hint="eastAsia"/>
          <w:sz w:val="20"/>
          <w:szCs w:val="20"/>
        </w:rPr>
        <w:t>로서</w:t>
      </w:r>
      <w:r w:rsidR="00F321B6">
        <w:rPr>
          <w:rFonts w:hint="eastAsia"/>
          <w:sz w:val="20"/>
          <w:szCs w:val="20"/>
        </w:rPr>
        <w:t xml:space="preserve"> </w:t>
      </w:r>
      <w:r w:rsidR="008C7E66">
        <w:rPr>
          <w:sz w:val="20"/>
          <w:szCs w:val="20"/>
        </w:rPr>
        <w:t>‘</w:t>
      </w:r>
      <w:r w:rsidR="00F321B6">
        <w:rPr>
          <w:rFonts w:hint="eastAsia"/>
          <w:sz w:val="20"/>
          <w:szCs w:val="20"/>
        </w:rPr>
        <w:t>별첨 3. 계정정보 리스트</w:t>
      </w:r>
      <w:r w:rsidR="008C7E66">
        <w:rPr>
          <w:sz w:val="20"/>
          <w:szCs w:val="20"/>
        </w:rPr>
        <w:t>’</w:t>
      </w:r>
      <w:r w:rsidR="00F321B6">
        <w:rPr>
          <w:rFonts w:hint="eastAsia"/>
          <w:sz w:val="20"/>
          <w:szCs w:val="20"/>
        </w:rPr>
        <w:t>에</w:t>
      </w:r>
      <w:r w:rsidR="008C7E66">
        <w:rPr>
          <w:rFonts w:hint="eastAsia"/>
          <w:sz w:val="20"/>
          <w:szCs w:val="20"/>
        </w:rPr>
        <w:t xml:space="preserve"> 기재된 계정 및 제9조</w:t>
      </w:r>
      <w:r w:rsidR="00BE6447">
        <w:rPr>
          <w:rFonts w:hint="eastAsia"/>
          <w:sz w:val="20"/>
          <w:szCs w:val="20"/>
        </w:rPr>
        <w:t xml:space="preserve"> </w:t>
      </w:r>
      <w:r w:rsidR="00E572F6" w:rsidRPr="00EC4068">
        <w:rPr>
          <w:rFonts w:hint="eastAsia"/>
          <w:sz w:val="20"/>
          <w:szCs w:val="20"/>
        </w:rPr>
        <w:t>제1항</w:t>
      </w:r>
      <w:r w:rsidR="00003122" w:rsidRPr="00EC4068">
        <w:rPr>
          <w:rFonts w:hint="eastAsia"/>
          <w:sz w:val="20"/>
          <w:szCs w:val="20"/>
        </w:rPr>
        <w:t xml:space="preserve"> </w:t>
      </w:r>
      <w:r w:rsidR="00003122" w:rsidRPr="00B95838">
        <w:rPr>
          <w:rFonts w:hint="eastAsia"/>
          <w:sz w:val="20"/>
          <w:szCs w:val="20"/>
        </w:rPr>
        <w:t>제</w:t>
      </w:r>
      <w:r w:rsidR="0061377F">
        <w:rPr>
          <w:rFonts w:hint="eastAsia"/>
          <w:sz w:val="20"/>
          <w:szCs w:val="20"/>
        </w:rPr>
        <w:t>8</w:t>
      </w:r>
      <w:r w:rsidR="00003122" w:rsidRPr="00EC4068">
        <w:rPr>
          <w:rFonts w:hint="eastAsia"/>
          <w:sz w:val="20"/>
          <w:szCs w:val="20"/>
        </w:rPr>
        <w:t>호</w:t>
      </w:r>
      <w:r w:rsidR="00E572F6" w:rsidRPr="00EC4068">
        <w:rPr>
          <w:rFonts w:hint="eastAsia"/>
          <w:sz w:val="20"/>
          <w:szCs w:val="20"/>
        </w:rPr>
        <w:t>에</w:t>
      </w:r>
      <w:r w:rsidR="00E572F6">
        <w:rPr>
          <w:rFonts w:hint="eastAsia"/>
          <w:sz w:val="20"/>
          <w:szCs w:val="20"/>
        </w:rPr>
        <w:t xml:space="preserve"> 따라 추가되는 계정을 말한다</w:t>
      </w:r>
      <w:r w:rsidR="00057DC6">
        <w:rPr>
          <w:rFonts w:hint="eastAsia"/>
          <w:sz w:val="20"/>
          <w:szCs w:val="20"/>
        </w:rPr>
        <w:t>.</w:t>
      </w:r>
    </w:p>
    <w:p w14:paraId="0CB20810" w14:textId="24DA9946" w:rsidR="001D1C12" w:rsidRPr="008C42B2" w:rsidRDefault="001D1C12" w:rsidP="00051BA7">
      <w:pPr>
        <w:pStyle w:val="a6"/>
        <w:numPr>
          <w:ilvl w:val="0"/>
          <w:numId w:val="58"/>
        </w:numPr>
        <w:rPr>
          <w:sz w:val="20"/>
          <w:szCs w:val="20"/>
        </w:rPr>
      </w:pPr>
      <w:ins w:id="12" w:author="성민 노" w:date="2026-09-08T14:22:00Z" w16du:dateUtc="2026-09-08T05:22:00Z">
        <w:r>
          <w:rPr>
            <w:rFonts w:hint="eastAsia"/>
            <w:b/>
            <w:bCs/>
            <w:sz w:val="20"/>
            <w:szCs w:val="20"/>
          </w:rPr>
          <w:t>용역비</w:t>
        </w:r>
        <w:r w:rsidRPr="008C42B2">
          <w:rPr>
            <w:sz w:val="20"/>
            <w:szCs w:val="20"/>
            <w:rPrChange w:id="13" w:author="성민 노" w:date="2026-09-08T14:22:00Z" w16du:dateUtc="2026-09-08T05:22:00Z">
              <w:rPr>
                <w:b/>
                <w:bCs/>
                <w:sz w:val="20"/>
                <w:szCs w:val="20"/>
              </w:rPr>
            </w:rPrChange>
          </w:rPr>
          <w:t>: 수탁인이 본 계약에 따라 영업장 운영용역을 수행한 대가로서</w:t>
        </w:r>
        <w:r w:rsidR="008C42B2">
          <w:rPr>
            <w:rFonts w:hint="eastAsia"/>
            <w:sz w:val="20"/>
            <w:szCs w:val="20"/>
          </w:rPr>
          <w:t>, 제7조에 따라 월별 매출액에서 각 공제항목을 공제한 후 수탁인에게 지급되는 금액을 말한다.</w:t>
        </w:r>
      </w:ins>
    </w:p>
    <w:p w14:paraId="5C7EC5DA" w14:textId="77777777" w:rsidR="00051BA7" w:rsidRPr="001F611C" w:rsidRDefault="00051BA7" w:rsidP="00051BA7">
      <w:pPr>
        <w:rPr>
          <w:sz w:val="20"/>
          <w:szCs w:val="20"/>
        </w:rPr>
      </w:pPr>
    </w:p>
    <w:p w14:paraId="154AA77C" w14:textId="6B0EC70C" w:rsidR="00EB6E1F" w:rsidRPr="001F611C" w:rsidRDefault="00EB6E1F" w:rsidP="007C1393">
      <w:pPr>
        <w:rPr>
          <w:b/>
          <w:bCs/>
          <w:sz w:val="20"/>
          <w:szCs w:val="20"/>
        </w:rPr>
      </w:pPr>
      <w:r w:rsidRPr="001F611C">
        <w:rPr>
          <w:rFonts w:hint="eastAsia"/>
          <w:b/>
          <w:bCs/>
          <w:sz w:val="20"/>
          <w:szCs w:val="20"/>
        </w:rPr>
        <w:t>제</w:t>
      </w:r>
      <w:r w:rsidR="00051BA7" w:rsidRPr="001F611C">
        <w:rPr>
          <w:rFonts w:hint="eastAsia"/>
          <w:b/>
          <w:bCs/>
          <w:sz w:val="20"/>
          <w:szCs w:val="20"/>
        </w:rPr>
        <w:t>3</w:t>
      </w:r>
      <w:r w:rsidRPr="001F611C">
        <w:rPr>
          <w:rFonts w:hint="eastAsia"/>
          <w:b/>
          <w:bCs/>
          <w:sz w:val="20"/>
          <w:szCs w:val="20"/>
        </w:rPr>
        <w:t>조 (시설 및 영업장의 표시)</w:t>
      </w:r>
    </w:p>
    <w:p w14:paraId="035CFB3C" w14:textId="77777777" w:rsidR="00582F45" w:rsidRDefault="00582F45" w:rsidP="00EB6E1F">
      <w:pPr>
        <w:pStyle w:val="a6"/>
        <w:numPr>
          <w:ilvl w:val="0"/>
          <w:numId w:val="30"/>
        </w:numPr>
        <w:rPr>
          <w:ins w:id="14" w:author="성민 노" w:date="2026-09-08T14:26:00Z" w16du:dateUtc="2026-09-08T05:26:00Z"/>
          <w:sz w:val="20"/>
          <w:szCs w:val="20"/>
        </w:rPr>
      </w:pPr>
      <w:ins w:id="15" w:author="성민 노" w:date="2026-09-08T14:26:00Z" w16du:dateUtc="2026-09-08T05:26:00Z">
        <w:r>
          <w:rPr>
            <w:rFonts w:hint="eastAsia"/>
            <w:sz w:val="20"/>
            <w:szCs w:val="20"/>
          </w:rPr>
          <w:t>본 계약의 대상 영업장은 다음과 같다.</w:t>
        </w:r>
      </w:ins>
    </w:p>
    <w:p w14:paraId="4CC0DD47" w14:textId="44B1557B" w:rsidR="00EB6E1F" w:rsidRDefault="00582F45" w:rsidP="00195A74">
      <w:pPr>
        <w:pStyle w:val="a6"/>
        <w:numPr>
          <w:ilvl w:val="0"/>
          <w:numId w:val="65"/>
        </w:numPr>
        <w:rPr>
          <w:ins w:id="16" w:author="성민 노" w:date="2026-09-08T14:30:00Z" w16du:dateUtc="2026-09-08T05:30:00Z"/>
          <w:sz w:val="20"/>
          <w:szCs w:val="20"/>
        </w:rPr>
      </w:pPr>
      <w:ins w:id="17" w:author="성민 노" w:date="2026-09-08T14:26:00Z" w16du:dateUtc="2026-09-08T05:26:00Z">
        <w:r w:rsidRPr="009F5D5D">
          <w:rPr>
            <w:rFonts w:hint="eastAsia"/>
            <w:b/>
            <w:bCs/>
            <w:sz w:val="20"/>
            <w:szCs w:val="20"/>
            <w:rPrChange w:id="18" w:author="성민 노" w:date="2026-09-08T14:41:00Z" w16du:dateUtc="2026-09-08T05:41:00Z">
              <w:rPr>
                <w:rFonts w:hint="eastAsia"/>
                <w:sz w:val="20"/>
                <w:szCs w:val="20"/>
              </w:rPr>
            </w:rPrChange>
          </w:rPr>
          <w:t>창릉</w:t>
        </w:r>
      </w:ins>
      <w:ins w:id="19" w:author="성민 노" w:date="2026-09-08T14:28:00Z" w16du:dateUtc="2026-09-08T05:28:00Z">
        <w:r w:rsidR="00D13664" w:rsidRPr="009F5D5D">
          <w:rPr>
            <w:b/>
            <w:bCs/>
            <w:sz w:val="20"/>
            <w:szCs w:val="20"/>
            <w:rPrChange w:id="20" w:author="성민 노" w:date="2026-09-08T14:41:00Z" w16du:dateUtc="2026-09-08T05:41:00Z">
              <w:rPr>
                <w:sz w:val="20"/>
                <w:szCs w:val="20"/>
              </w:rPr>
            </w:rPrChange>
          </w:rPr>
          <w:t xml:space="preserve"> </w:t>
        </w:r>
      </w:ins>
      <w:ins w:id="21" w:author="성민 노" w:date="2026-09-08T14:27:00Z" w16du:dateUtc="2026-09-08T05:27:00Z">
        <w:r w:rsidRPr="009F5D5D">
          <w:rPr>
            <w:rFonts w:hint="eastAsia"/>
            <w:b/>
            <w:bCs/>
            <w:sz w:val="20"/>
            <w:szCs w:val="20"/>
            <w:rPrChange w:id="22" w:author="성민 노" w:date="2026-09-08T14:41:00Z" w16du:dateUtc="2026-09-08T05:41:00Z">
              <w:rPr>
                <w:rFonts w:hint="eastAsia"/>
                <w:sz w:val="20"/>
                <w:szCs w:val="20"/>
              </w:rPr>
            </w:rPrChange>
          </w:rPr>
          <w:t>프리미어</w:t>
        </w:r>
      </w:ins>
      <w:ins w:id="23" w:author="성민 노" w:date="2026-09-08T14:28:00Z" w16du:dateUtc="2026-09-08T05:28:00Z">
        <w:r w:rsidR="00D13664" w:rsidRPr="009F5D5D">
          <w:rPr>
            <w:b/>
            <w:bCs/>
            <w:sz w:val="20"/>
            <w:szCs w:val="20"/>
            <w:rPrChange w:id="24" w:author="성민 노" w:date="2026-09-08T14:41:00Z" w16du:dateUtc="2026-09-08T05:41:00Z">
              <w:rPr>
                <w:sz w:val="20"/>
                <w:szCs w:val="20"/>
              </w:rPr>
            </w:rPrChange>
          </w:rPr>
          <w:t xml:space="preserve"> 골프존</w:t>
        </w:r>
      </w:ins>
      <w:del w:id="25" w:author="성민 노" w:date="2026-09-08T14:28:00Z" w16du:dateUtc="2026-09-08T05:28:00Z">
        <w:r w:rsidR="00EB6E1F" w:rsidRPr="001F611C" w:rsidDel="00D13664">
          <w:rPr>
            <w:rFonts w:hint="eastAsia"/>
            <w:sz w:val="20"/>
            <w:szCs w:val="20"/>
          </w:rPr>
          <w:delText>소재지</w:delText>
        </w:r>
      </w:del>
      <w:r w:rsidR="00EB6E1F" w:rsidRPr="001F611C">
        <w:rPr>
          <w:rFonts w:hint="eastAsia"/>
          <w:sz w:val="20"/>
          <w:szCs w:val="20"/>
        </w:rPr>
        <w:t xml:space="preserve">: 경기도 고양시 덕양구 </w:t>
      </w:r>
      <w:ins w:id="26" w:author="성민 노" w:date="2026-09-08T14:29:00Z" w16du:dateUtc="2026-09-08T05:29:00Z">
        <w:r w:rsidR="00D13664">
          <w:rPr>
            <w:rFonts w:hint="eastAsia"/>
            <w:sz w:val="20"/>
            <w:szCs w:val="20"/>
          </w:rPr>
          <w:t xml:space="preserve">동축로 70, </w:t>
        </w:r>
        <w:r w:rsidR="002A4C14">
          <w:rPr>
            <w:rFonts w:hint="eastAsia"/>
            <w:sz w:val="20"/>
            <w:szCs w:val="20"/>
          </w:rPr>
          <w:t>지1층 씨-에스-비1-01호 ~ 씨-에스-비1-09호(</w:t>
        </w:r>
      </w:ins>
      <w:r w:rsidR="00EB6E1F" w:rsidRPr="001F611C">
        <w:rPr>
          <w:rFonts w:hint="eastAsia"/>
          <w:sz w:val="20"/>
          <w:szCs w:val="20"/>
        </w:rPr>
        <w:t>동산동</w:t>
      </w:r>
      <w:del w:id="27" w:author="성민 노" w:date="2026-09-08T14:30:00Z" w16du:dateUtc="2026-09-08T05:30:00Z">
        <w:r w:rsidR="00EB6E1F" w:rsidRPr="001F611C" w:rsidDel="00D47305">
          <w:rPr>
            <w:rFonts w:hint="eastAsia"/>
            <w:sz w:val="20"/>
            <w:szCs w:val="20"/>
          </w:rPr>
          <w:delText xml:space="preserve"> 380</w:delText>
        </w:r>
      </w:del>
      <w:r w:rsidR="00EB6E1F" w:rsidRPr="001F611C">
        <w:rPr>
          <w:rFonts w:hint="eastAsia"/>
          <w:sz w:val="20"/>
          <w:szCs w:val="20"/>
        </w:rPr>
        <w:t xml:space="preserve">, </w:t>
      </w:r>
      <w:del w:id="28" w:author="성민 노" w:date="2026-09-08T14:30:00Z" w16du:dateUtc="2026-09-08T05:30:00Z">
        <w:r w:rsidR="00EB6E1F" w:rsidRPr="001F611C" w:rsidDel="00D47305">
          <w:rPr>
            <w:rFonts w:hint="eastAsia"/>
            <w:sz w:val="20"/>
            <w:szCs w:val="20"/>
          </w:rPr>
          <w:delText>지축역</w:delText>
        </w:r>
      </w:del>
      <w:r w:rsidR="00EB6E1F" w:rsidRPr="001F611C">
        <w:rPr>
          <w:rFonts w:hint="eastAsia"/>
          <w:sz w:val="20"/>
          <w:szCs w:val="20"/>
        </w:rPr>
        <w:t xml:space="preserve">현대프리미어캠퍼스 </w:t>
      </w:r>
      <w:ins w:id="29" w:author="성민 노" w:date="2026-09-08T14:30:00Z" w16du:dateUtc="2026-09-08T05:30:00Z">
        <w:r w:rsidR="00195A74">
          <w:rPr>
            <w:rFonts w:hint="eastAsia"/>
            <w:sz w:val="20"/>
            <w:szCs w:val="20"/>
          </w:rPr>
          <w:t>지축역 지식산업센터)</w:t>
        </w:r>
      </w:ins>
      <w:del w:id="30" w:author="성민 노" w:date="2026-09-08T14:30:00Z" w16du:dateUtc="2026-09-08T05:30:00Z">
        <w:r w:rsidR="00EB6E1F" w:rsidRPr="001F611C" w:rsidDel="00195A74">
          <w:rPr>
            <w:rFonts w:hint="eastAsia"/>
            <w:sz w:val="20"/>
            <w:szCs w:val="20"/>
          </w:rPr>
          <w:delText>C-S-B1-01호 ~ C-S-B1-09호</w:delText>
        </w:r>
      </w:del>
    </w:p>
    <w:p w14:paraId="56743A4E" w14:textId="5661C773" w:rsidR="00195A74" w:rsidRPr="001F611C" w:rsidRDefault="00195A74">
      <w:pPr>
        <w:pStyle w:val="a6"/>
        <w:numPr>
          <w:ilvl w:val="0"/>
          <w:numId w:val="65"/>
        </w:numPr>
        <w:rPr>
          <w:sz w:val="20"/>
          <w:szCs w:val="20"/>
        </w:rPr>
        <w:pPrChange w:id="31" w:author="성민 노" w:date="2026-09-08T14:30:00Z" w16du:dateUtc="2026-09-08T05:30:00Z">
          <w:pPr>
            <w:pStyle w:val="a6"/>
            <w:numPr>
              <w:numId w:val="30"/>
            </w:numPr>
            <w:ind w:left="440" w:hanging="440"/>
          </w:pPr>
        </w:pPrChange>
      </w:pPr>
      <w:ins w:id="32" w:author="성민 노" w:date="2026-09-08T14:30:00Z" w16du:dateUtc="2026-09-08T05:30:00Z">
        <w:r w:rsidRPr="009F5D5D">
          <w:rPr>
            <w:rFonts w:hint="eastAsia"/>
            <w:b/>
            <w:bCs/>
            <w:sz w:val="20"/>
            <w:szCs w:val="20"/>
            <w:rPrChange w:id="33" w:author="성민 노" w:date="2026-09-08T14:41:00Z" w16du:dateUtc="2026-09-08T05:41:00Z">
              <w:rPr>
                <w:rFonts w:hint="eastAsia"/>
                <w:sz w:val="20"/>
                <w:szCs w:val="20"/>
              </w:rPr>
            </w:rPrChange>
          </w:rPr>
          <w:t>힐</w:t>
        </w:r>
      </w:ins>
      <w:ins w:id="34" w:author="성민 노" w:date="2026-09-08T14:31:00Z" w16du:dateUtc="2026-09-08T05:31:00Z">
        <w:r w:rsidRPr="009F5D5D">
          <w:rPr>
            <w:rFonts w:hint="eastAsia"/>
            <w:b/>
            <w:bCs/>
            <w:sz w:val="20"/>
            <w:szCs w:val="20"/>
            <w:rPrChange w:id="35" w:author="성민 노" w:date="2026-09-08T14:41:00Z" w16du:dateUtc="2026-09-08T05:41:00Z">
              <w:rPr>
                <w:rFonts w:hint="eastAsia"/>
                <w:sz w:val="20"/>
                <w:szCs w:val="20"/>
              </w:rPr>
            </w:rPrChange>
          </w:rPr>
          <w:t>링밥상</w:t>
        </w:r>
        <w:r>
          <w:rPr>
            <w:rFonts w:hint="eastAsia"/>
            <w:sz w:val="20"/>
            <w:szCs w:val="20"/>
          </w:rPr>
          <w:t xml:space="preserve">: 경기도 고양시 덕양구 동축로 70, </w:t>
        </w:r>
        <w:r w:rsidR="00566012" w:rsidRPr="00566012">
          <w:rPr>
            <w:sz w:val="20"/>
            <w:szCs w:val="20"/>
          </w:rPr>
          <w:t>씨-에스-비1-01-1호(동산동, 현대프리미어캠퍼스 지축역 지식산업센터)</w:t>
        </w:r>
      </w:ins>
    </w:p>
    <w:p w14:paraId="2772D78B" w14:textId="4870B35E" w:rsidR="00EB6E1F" w:rsidRPr="001F611C" w:rsidRDefault="00EB6E1F" w:rsidP="00EB6E1F">
      <w:pPr>
        <w:pStyle w:val="a6"/>
        <w:numPr>
          <w:ilvl w:val="0"/>
          <w:numId w:val="30"/>
        </w:numPr>
        <w:rPr>
          <w:sz w:val="20"/>
          <w:szCs w:val="20"/>
        </w:rPr>
      </w:pPr>
      <w:r w:rsidRPr="001F611C">
        <w:rPr>
          <w:rFonts w:hint="eastAsia"/>
          <w:sz w:val="20"/>
          <w:szCs w:val="20"/>
        </w:rPr>
        <w:t>위탁 대상 시설물</w:t>
      </w:r>
      <w:r w:rsidR="00012FAE" w:rsidRPr="001F611C">
        <w:rPr>
          <w:rFonts w:hint="eastAsia"/>
          <w:sz w:val="20"/>
          <w:szCs w:val="20"/>
        </w:rPr>
        <w:t xml:space="preserve">(이하 </w:t>
      </w:r>
      <w:r w:rsidR="00012FAE" w:rsidRPr="001F611C">
        <w:rPr>
          <w:sz w:val="20"/>
          <w:szCs w:val="20"/>
        </w:rPr>
        <w:t>“</w:t>
      </w:r>
      <w:r w:rsidR="00012FAE" w:rsidRPr="001F611C">
        <w:rPr>
          <w:rFonts w:hint="eastAsia"/>
          <w:sz w:val="20"/>
          <w:szCs w:val="20"/>
        </w:rPr>
        <w:t>시설물</w:t>
      </w:r>
      <w:r w:rsidR="00012FAE" w:rsidRPr="001F611C">
        <w:rPr>
          <w:sz w:val="20"/>
          <w:szCs w:val="20"/>
        </w:rPr>
        <w:t>”</w:t>
      </w:r>
      <w:r w:rsidR="00012FAE" w:rsidRPr="001F611C">
        <w:rPr>
          <w:rFonts w:hint="eastAsia"/>
          <w:sz w:val="20"/>
          <w:szCs w:val="20"/>
        </w:rPr>
        <w:t>로 한다)</w:t>
      </w:r>
      <w:r w:rsidRPr="001F611C">
        <w:rPr>
          <w:rFonts w:hint="eastAsia"/>
          <w:sz w:val="20"/>
          <w:szCs w:val="20"/>
        </w:rPr>
        <w:t xml:space="preserve">: 골프존 NX 14대(좌타 12대, 양타 2대), 인테리어 일체, 시스템에어컨 22대 및 </w:t>
      </w:r>
      <w:ins w:id="36" w:author="성민 노" w:date="2026-09-08T14:35:00Z" w16du:dateUtc="2026-09-08T05:35:00Z">
        <w:r w:rsidR="008C0DF7">
          <w:rPr>
            <w:rFonts w:hint="eastAsia"/>
            <w:sz w:val="20"/>
            <w:szCs w:val="20"/>
          </w:rPr>
          <w:t xml:space="preserve">영업장 내 </w:t>
        </w:r>
      </w:ins>
      <w:r w:rsidRPr="001F611C">
        <w:rPr>
          <w:rFonts w:hint="eastAsia"/>
          <w:sz w:val="20"/>
          <w:szCs w:val="20"/>
        </w:rPr>
        <w:t>기타 부대설비 일체</w:t>
      </w:r>
    </w:p>
    <w:p w14:paraId="67205759" w14:textId="74695C60" w:rsidR="00800B04" w:rsidRPr="001F611C" w:rsidRDefault="0044568D" w:rsidP="00800B04">
      <w:pPr>
        <w:pStyle w:val="a6"/>
        <w:numPr>
          <w:ilvl w:val="0"/>
          <w:numId w:val="30"/>
        </w:numPr>
        <w:rPr>
          <w:sz w:val="20"/>
          <w:szCs w:val="20"/>
        </w:rPr>
      </w:pPr>
      <w:r w:rsidRPr="001F611C">
        <w:rPr>
          <w:rFonts w:hint="eastAsia"/>
          <w:sz w:val="20"/>
          <w:szCs w:val="20"/>
        </w:rPr>
        <w:t>본 계약의 대상인 시설물과 영업장, 이에 부수하는 권리 일체는 모두 위탁인에게 귀속되며, 수탁인은</w:t>
      </w:r>
      <w:r w:rsidR="00E835AD" w:rsidRPr="001F611C">
        <w:rPr>
          <w:rFonts w:eastAsiaTheme="minorHAnsi" w:hint="eastAsia"/>
          <w:sz w:val="20"/>
          <w:szCs w:val="20"/>
        </w:rPr>
        <w:t xml:space="preserve"> 본 계약에</w:t>
      </w:r>
      <w:r w:rsidRPr="001F611C">
        <w:rPr>
          <w:rFonts w:eastAsiaTheme="minorHAnsi" w:hint="eastAsia"/>
          <w:sz w:val="20"/>
          <w:szCs w:val="20"/>
        </w:rPr>
        <w:t>서 정한 범위 내에서</w:t>
      </w:r>
      <w:r w:rsidR="00E835AD" w:rsidRPr="001F611C">
        <w:rPr>
          <w:rFonts w:eastAsiaTheme="minorHAnsi" w:hint="eastAsia"/>
          <w:sz w:val="20"/>
          <w:szCs w:val="20"/>
        </w:rPr>
        <w:t xml:space="preserve"> 운영</w:t>
      </w:r>
      <w:r w:rsidR="008C71B0" w:rsidRPr="001F611C">
        <w:rPr>
          <w:rFonts w:eastAsiaTheme="minorHAnsi" w:hint="eastAsia"/>
          <w:sz w:val="20"/>
          <w:szCs w:val="20"/>
        </w:rPr>
        <w:t xml:space="preserve">용역을 수행할 </w:t>
      </w:r>
      <w:r w:rsidR="00E835AD" w:rsidRPr="001F611C">
        <w:rPr>
          <w:rFonts w:eastAsiaTheme="minorHAnsi" w:hint="eastAsia"/>
          <w:sz w:val="20"/>
          <w:szCs w:val="20"/>
        </w:rPr>
        <w:t>권한만 가진다.</w:t>
      </w:r>
    </w:p>
    <w:p w14:paraId="6C1357EA" w14:textId="77777777" w:rsidR="009612FA" w:rsidRPr="001F611C" w:rsidRDefault="009612FA" w:rsidP="00E835AD">
      <w:pPr>
        <w:rPr>
          <w:b/>
          <w:bCs/>
          <w:sz w:val="20"/>
          <w:szCs w:val="20"/>
        </w:rPr>
      </w:pPr>
    </w:p>
    <w:p w14:paraId="0DB7DA2D" w14:textId="284CF79E" w:rsidR="00E835AD" w:rsidRPr="001F611C" w:rsidRDefault="00E835AD" w:rsidP="00E835AD">
      <w:pPr>
        <w:rPr>
          <w:b/>
          <w:bCs/>
          <w:sz w:val="20"/>
          <w:szCs w:val="20"/>
        </w:rPr>
      </w:pPr>
      <w:r w:rsidRPr="001F611C">
        <w:rPr>
          <w:rFonts w:hint="eastAsia"/>
          <w:b/>
          <w:bCs/>
          <w:sz w:val="20"/>
          <w:szCs w:val="20"/>
        </w:rPr>
        <w:t>제</w:t>
      </w:r>
      <w:r w:rsidR="00C236B7" w:rsidRPr="001F611C">
        <w:rPr>
          <w:rFonts w:hint="eastAsia"/>
          <w:b/>
          <w:bCs/>
          <w:sz w:val="20"/>
          <w:szCs w:val="20"/>
        </w:rPr>
        <w:t>4</w:t>
      </w:r>
      <w:r w:rsidRPr="001F611C">
        <w:rPr>
          <w:rFonts w:hint="eastAsia"/>
          <w:b/>
          <w:bCs/>
          <w:sz w:val="20"/>
          <w:szCs w:val="20"/>
        </w:rPr>
        <w:t>조 (계약 조건)</w:t>
      </w:r>
    </w:p>
    <w:p w14:paraId="729DE81A" w14:textId="560E9797" w:rsidR="00E835AD" w:rsidRPr="001F611C" w:rsidRDefault="00522919" w:rsidP="00E835AD">
      <w:pPr>
        <w:pStyle w:val="a6"/>
        <w:numPr>
          <w:ilvl w:val="0"/>
          <w:numId w:val="31"/>
        </w:numPr>
        <w:rPr>
          <w:sz w:val="20"/>
          <w:szCs w:val="20"/>
        </w:rPr>
      </w:pPr>
      <w:r w:rsidRPr="001F611C">
        <w:rPr>
          <w:rFonts w:hint="eastAsia"/>
          <w:sz w:val="20"/>
          <w:szCs w:val="20"/>
        </w:rPr>
        <w:t>수탁인</w:t>
      </w:r>
      <w:r w:rsidRPr="001F611C">
        <w:rPr>
          <w:sz w:val="20"/>
          <w:szCs w:val="20"/>
        </w:rPr>
        <w:t>은</w:t>
      </w:r>
      <w:r w:rsidR="00E835AD" w:rsidRPr="001F611C">
        <w:rPr>
          <w:rFonts w:hint="eastAsia"/>
          <w:sz w:val="20"/>
          <w:szCs w:val="20"/>
        </w:rPr>
        <w:t xml:space="preserve"> 본 계약</w:t>
      </w:r>
      <w:r w:rsidR="00CD0241" w:rsidRPr="001F611C">
        <w:rPr>
          <w:rFonts w:hint="eastAsia"/>
          <w:sz w:val="20"/>
          <w:szCs w:val="20"/>
        </w:rPr>
        <w:t>의 성실한</w:t>
      </w:r>
      <w:r w:rsidR="00E835AD" w:rsidRPr="001F611C">
        <w:rPr>
          <w:rFonts w:hint="eastAsia"/>
          <w:sz w:val="20"/>
          <w:szCs w:val="20"/>
        </w:rPr>
        <w:t xml:space="preserve"> 이행을 담보하기 위하여 </w:t>
      </w:r>
      <w:r w:rsidR="00CD0241" w:rsidRPr="001F611C">
        <w:rPr>
          <w:rFonts w:hint="eastAsia"/>
          <w:sz w:val="20"/>
          <w:szCs w:val="20"/>
        </w:rPr>
        <w:t>이행</w:t>
      </w:r>
      <w:r w:rsidR="00E835AD" w:rsidRPr="001F611C">
        <w:rPr>
          <w:rFonts w:hint="eastAsia"/>
          <w:sz w:val="20"/>
          <w:szCs w:val="20"/>
        </w:rPr>
        <w:t xml:space="preserve">보증금 </w:t>
      </w:r>
      <w:r w:rsidR="0072214B" w:rsidRPr="001F611C">
        <w:rPr>
          <w:rFonts w:hint="eastAsia"/>
          <w:sz w:val="20"/>
          <w:szCs w:val="20"/>
        </w:rPr>
        <w:t>일</w:t>
      </w:r>
      <w:r w:rsidR="00E835AD" w:rsidRPr="001F611C">
        <w:rPr>
          <w:rFonts w:hint="eastAsia"/>
          <w:sz w:val="20"/>
          <w:szCs w:val="20"/>
        </w:rPr>
        <w:t>억</w:t>
      </w:r>
      <w:r w:rsidR="0072214B" w:rsidRPr="001F611C">
        <w:rPr>
          <w:rFonts w:hint="eastAsia"/>
          <w:sz w:val="20"/>
          <w:szCs w:val="20"/>
        </w:rPr>
        <w:t xml:space="preserve">오천만 </w:t>
      </w:r>
      <w:r w:rsidR="00E835AD" w:rsidRPr="001F611C">
        <w:rPr>
          <w:rFonts w:hint="eastAsia"/>
          <w:sz w:val="20"/>
          <w:szCs w:val="20"/>
        </w:rPr>
        <w:t>원(</w:t>
      </w:r>
      <w:r w:rsidR="00E835AD" w:rsidRPr="001F611C">
        <w:rPr>
          <w:sz w:val="20"/>
          <w:szCs w:val="20"/>
        </w:rPr>
        <w:t>₩</w:t>
      </w:r>
      <w:r w:rsidR="0072214B" w:rsidRPr="001F611C">
        <w:rPr>
          <w:rFonts w:hint="eastAsia"/>
          <w:sz w:val="20"/>
          <w:szCs w:val="20"/>
        </w:rPr>
        <w:t>15</w:t>
      </w:r>
      <w:r w:rsidR="00E835AD" w:rsidRPr="001F611C">
        <w:rPr>
          <w:rFonts w:hint="eastAsia"/>
          <w:sz w:val="20"/>
          <w:szCs w:val="20"/>
        </w:rPr>
        <w:t xml:space="preserve">0,000,000)을 </w:t>
      </w:r>
      <w:r w:rsidRPr="001F611C">
        <w:rPr>
          <w:rFonts w:hint="eastAsia"/>
          <w:sz w:val="20"/>
          <w:szCs w:val="20"/>
        </w:rPr>
        <w:t>위탁인</w:t>
      </w:r>
      <w:r w:rsidR="00E835AD" w:rsidRPr="001F611C">
        <w:rPr>
          <w:rFonts w:hint="eastAsia"/>
          <w:sz w:val="20"/>
          <w:szCs w:val="20"/>
        </w:rPr>
        <w:t>에게 예치한다.</w:t>
      </w:r>
      <w:ins w:id="37" w:author="성민 노" w:date="2026-09-08T14:35:00Z" w16du:dateUtc="2026-09-08T05:35:00Z">
        <w:r w:rsidR="00013FBE">
          <w:rPr>
            <w:rFonts w:hint="eastAsia"/>
            <w:sz w:val="20"/>
            <w:szCs w:val="20"/>
          </w:rPr>
          <w:t xml:space="preserve"> 종전 계약에 </w:t>
        </w:r>
      </w:ins>
      <w:ins w:id="38" w:author="성민 노" w:date="2026-09-08T14:36:00Z" w16du:dateUtc="2026-09-08T05:36:00Z">
        <w:r w:rsidR="00013FBE">
          <w:rPr>
            <w:rFonts w:hint="eastAsia"/>
            <w:sz w:val="20"/>
            <w:szCs w:val="20"/>
          </w:rPr>
          <w:t>따라 수탁인이 위탁인에게 이미 예치한 이행보증금 일억오천만 원</w:t>
        </w:r>
        <w:r w:rsidR="00013FBE" w:rsidRPr="001F611C">
          <w:rPr>
            <w:rFonts w:hint="eastAsia"/>
            <w:sz w:val="20"/>
            <w:szCs w:val="20"/>
          </w:rPr>
          <w:t>(</w:t>
        </w:r>
        <w:r w:rsidR="00013FBE" w:rsidRPr="001F611C">
          <w:rPr>
            <w:sz w:val="20"/>
            <w:szCs w:val="20"/>
          </w:rPr>
          <w:t>₩</w:t>
        </w:r>
        <w:r w:rsidR="00013FBE" w:rsidRPr="001F611C">
          <w:rPr>
            <w:rFonts w:hint="eastAsia"/>
            <w:sz w:val="20"/>
            <w:szCs w:val="20"/>
          </w:rPr>
          <w:t>150,000,000)</w:t>
        </w:r>
        <w:r w:rsidR="00013FBE">
          <w:rPr>
            <w:rFonts w:hint="eastAsia"/>
            <w:sz w:val="20"/>
            <w:szCs w:val="20"/>
          </w:rPr>
          <w:t xml:space="preserve">은 별도의 반환 및 재납부 절차 없이 본 계약의 </w:t>
        </w:r>
        <w:r w:rsidR="009164C3">
          <w:rPr>
            <w:rFonts w:hint="eastAsia"/>
            <w:sz w:val="20"/>
            <w:szCs w:val="20"/>
          </w:rPr>
          <w:t>이행보증금으로 계속 예치된 것으로 본다.</w:t>
        </w:r>
      </w:ins>
    </w:p>
    <w:p w14:paraId="4372E80E" w14:textId="0F358DEA" w:rsidR="00E835AD" w:rsidRPr="001F611C" w:rsidDel="003B00FC" w:rsidRDefault="009164C3" w:rsidP="003B00FC">
      <w:pPr>
        <w:pStyle w:val="a6"/>
        <w:numPr>
          <w:ilvl w:val="0"/>
          <w:numId w:val="31"/>
        </w:numPr>
        <w:rPr>
          <w:del w:id="39" w:author="성민 노" w:date="2026-09-08T14:38:00Z" w16du:dateUtc="2026-09-08T05:38:00Z"/>
          <w:sz w:val="20"/>
          <w:szCs w:val="20"/>
        </w:rPr>
      </w:pPr>
      <w:ins w:id="40" w:author="성민 노" w:date="2026-09-08T14:37:00Z" w16du:dateUtc="2026-09-08T05:37:00Z">
        <w:r>
          <w:rPr>
            <w:rFonts w:hint="eastAsia"/>
            <w:sz w:val="20"/>
            <w:szCs w:val="20"/>
          </w:rPr>
          <w:t xml:space="preserve">위탁인이 본 계약에 따라 수탁인이 </w:t>
        </w:r>
        <w:r w:rsidR="007669E5">
          <w:rPr>
            <w:rFonts w:hint="eastAsia"/>
            <w:sz w:val="20"/>
            <w:szCs w:val="20"/>
          </w:rPr>
          <w:t xml:space="preserve">부담하여야 할 금액을 이행보증금에서 충당한 경우, 수탁인은 </w:t>
        </w:r>
        <w:r w:rsidR="00F570CE">
          <w:rPr>
            <w:rFonts w:hint="eastAsia"/>
            <w:sz w:val="20"/>
            <w:szCs w:val="20"/>
          </w:rPr>
          <w:t>위탁인의 통지를 받은 날부터 5영업</w:t>
        </w:r>
      </w:ins>
      <w:ins w:id="41" w:author="성민 노" w:date="2026-09-08T14:38:00Z" w16du:dateUtc="2026-09-08T05:38:00Z">
        <w:r w:rsidR="00F570CE">
          <w:rPr>
            <w:rFonts w:hint="eastAsia"/>
            <w:sz w:val="20"/>
            <w:szCs w:val="20"/>
          </w:rPr>
          <w:t>일 이내에 이행보증금을 제1항의 금액까지 보충하여야 한다.</w:t>
        </w:r>
      </w:ins>
      <w:del w:id="42" w:author="성민 노" w:date="2026-09-08T14:38:00Z" w16du:dateUtc="2026-09-08T05:38:00Z">
        <w:r w:rsidR="005C3A6A" w:rsidRPr="001F611C" w:rsidDel="003B00FC">
          <w:rPr>
            <w:rFonts w:hint="eastAsia"/>
            <w:sz w:val="20"/>
            <w:szCs w:val="20"/>
          </w:rPr>
          <w:delText>이행</w:delText>
        </w:r>
        <w:r w:rsidR="00003C6C" w:rsidRPr="001F611C" w:rsidDel="003B00FC">
          <w:rPr>
            <w:rFonts w:hint="eastAsia"/>
            <w:sz w:val="20"/>
            <w:szCs w:val="20"/>
          </w:rPr>
          <w:delText xml:space="preserve">보증금 중 </w:delText>
        </w:r>
        <w:r w:rsidR="0072214B" w:rsidRPr="001F611C" w:rsidDel="003B00FC">
          <w:rPr>
            <w:rFonts w:hint="eastAsia"/>
            <w:sz w:val="20"/>
            <w:szCs w:val="20"/>
          </w:rPr>
          <w:delText>오</w:delText>
        </w:r>
        <w:r w:rsidR="00E835AD" w:rsidRPr="001F611C" w:rsidDel="003B00FC">
          <w:rPr>
            <w:rFonts w:hint="eastAsia"/>
            <w:sz w:val="20"/>
            <w:szCs w:val="20"/>
          </w:rPr>
          <w:delText>천만</w:delText>
        </w:r>
        <w:r w:rsidR="0072214B" w:rsidRPr="001F611C" w:rsidDel="003B00FC">
          <w:rPr>
            <w:rFonts w:hint="eastAsia"/>
            <w:sz w:val="20"/>
            <w:szCs w:val="20"/>
          </w:rPr>
          <w:delText xml:space="preserve"> </w:delText>
        </w:r>
        <w:r w:rsidR="00E835AD" w:rsidRPr="001F611C" w:rsidDel="003B00FC">
          <w:rPr>
            <w:rFonts w:hint="eastAsia"/>
            <w:sz w:val="20"/>
            <w:szCs w:val="20"/>
          </w:rPr>
          <w:delText>원(₩</w:delText>
        </w:r>
        <w:r w:rsidR="0072214B" w:rsidRPr="001F611C" w:rsidDel="003B00FC">
          <w:rPr>
            <w:rFonts w:hint="eastAsia"/>
            <w:sz w:val="20"/>
            <w:szCs w:val="20"/>
          </w:rPr>
          <w:delText>5</w:delText>
        </w:r>
        <w:r w:rsidR="00E835AD" w:rsidRPr="001F611C" w:rsidDel="003B00FC">
          <w:rPr>
            <w:rFonts w:hint="eastAsia"/>
            <w:sz w:val="20"/>
            <w:szCs w:val="20"/>
          </w:rPr>
          <w:delText>0,000,000)</w:delText>
        </w:r>
        <w:r w:rsidR="00003C6C" w:rsidRPr="001F611C" w:rsidDel="003B00FC">
          <w:rPr>
            <w:rFonts w:hint="eastAsia"/>
            <w:sz w:val="20"/>
            <w:szCs w:val="20"/>
          </w:rPr>
          <w:delText>은</w:delText>
        </w:r>
        <w:r w:rsidR="00CD0241" w:rsidRPr="001F611C" w:rsidDel="003B00FC">
          <w:rPr>
            <w:rFonts w:hint="eastAsia"/>
            <w:sz w:val="20"/>
            <w:szCs w:val="20"/>
          </w:rPr>
          <w:delText xml:space="preserve"> </w:delText>
        </w:r>
        <w:r w:rsidR="00003C6C" w:rsidRPr="001F611C" w:rsidDel="003B00FC">
          <w:rPr>
            <w:rFonts w:hint="eastAsia"/>
            <w:sz w:val="20"/>
            <w:szCs w:val="20"/>
          </w:rPr>
          <w:delText>선급금</w:delText>
        </w:r>
        <w:r w:rsidR="000A79E8" w:rsidRPr="001F611C" w:rsidDel="003B00FC">
          <w:rPr>
            <w:rFonts w:hint="eastAsia"/>
            <w:sz w:val="20"/>
            <w:szCs w:val="20"/>
          </w:rPr>
          <w:delText>(계약금의 성격)</w:delText>
        </w:r>
        <w:r w:rsidR="00003C6C" w:rsidRPr="001F611C" w:rsidDel="003B00FC">
          <w:rPr>
            <w:rFonts w:hint="eastAsia"/>
            <w:sz w:val="20"/>
            <w:szCs w:val="20"/>
          </w:rPr>
          <w:delText>으로 하여 계약 체결 시 지급한다.</w:delText>
        </w:r>
      </w:del>
    </w:p>
    <w:p w14:paraId="629C70F1" w14:textId="39064123" w:rsidR="00E835AD" w:rsidRPr="001F611C" w:rsidRDefault="00003C6C" w:rsidP="003B00FC">
      <w:pPr>
        <w:pStyle w:val="a6"/>
        <w:numPr>
          <w:ilvl w:val="0"/>
          <w:numId w:val="31"/>
        </w:numPr>
        <w:rPr>
          <w:sz w:val="20"/>
          <w:szCs w:val="20"/>
        </w:rPr>
      </w:pPr>
      <w:del w:id="43" w:author="성민 노" w:date="2026-09-08T14:38:00Z" w16du:dateUtc="2026-09-08T05:38:00Z">
        <w:r w:rsidRPr="001F611C" w:rsidDel="003B00FC">
          <w:rPr>
            <w:rFonts w:hint="eastAsia"/>
            <w:sz w:val="20"/>
            <w:szCs w:val="20"/>
          </w:rPr>
          <w:delText>잔</w:delText>
        </w:r>
        <w:r w:rsidR="003368DA" w:rsidRPr="001F611C" w:rsidDel="003B00FC">
          <w:rPr>
            <w:rFonts w:hint="eastAsia"/>
            <w:sz w:val="20"/>
            <w:szCs w:val="20"/>
          </w:rPr>
          <w:delText>액</w:delText>
        </w:r>
        <w:r w:rsidRPr="001F611C" w:rsidDel="003B00FC">
          <w:rPr>
            <w:rFonts w:hint="eastAsia"/>
            <w:sz w:val="20"/>
            <w:szCs w:val="20"/>
          </w:rPr>
          <w:delText xml:space="preserve"> </w:delText>
        </w:r>
        <w:r w:rsidR="00682034" w:rsidRPr="001F611C" w:rsidDel="003B00FC">
          <w:rPr>
            <w:rFonts w:hint="eastAsia"/>
            <w:sz w:val="20"/>
            <w:szCs w:val="20"/>
          </w:rPr>
          <w:delText>일</w:delText>
        </w:r>
        <w:r w:rsidRPr="001F611C" w:rsidDel="003B00FC">
          <w:rPr>
            <w:rFonts w:hint="eastAsia"/>
            <w:sz w:val="20"/>
            <w:szCs w:val="20"/>
          </w:rPr>
          <w:delText>억</w:delText>
        </w:r>
        <w:r w:rsidR="0072214B" w:rsidRPr="001F611C" w:rsidDel="003B00FC">
          <w:rPr>
            <w:rFonts w:hint="eastAsia"/>
            <w:sz w:val="20"/>
            <w:szCs w:val="20"/>
          </w:rPr>
          <w:delText xml:space="preserve"> </w:delText>
        </w:r>
        <w:r w:rsidRPr="001F611C" w:rsidDel="003B00FC">
          <w:rPr>
            <w:rFonts w:hint="eastAsia"/>
            <w:sz w:val="20"/>
            <w:szCs w:val="20"/>
          </w:rPr>
          <w:delText>원(₩</w:delText>
        </w:r>
        <w:r w:rsidR="00682034" w:rsidRPr="001F611C" w:rsidDel="003B00FC">
          <w:rPr>
            <w:rFonts w:hint="eastAsia"/>
            <w:sz w:val="20"/>
            <w:szCs w:val="20"/>
          </w:rPr>
          <w:delText>1</w:delText>
        </w:r>
        <w:r w:rsidR="0072214B" w:rsidRPr="001F611C" w:rsidDel="003B00FC">
          <w:rPr>
            <w:rFonts w:hint="eastAsia"/>
            <w:sz w:val="20"/>
            <w:szCs w:val="20"/>
          </w:rPr>
          <w:delText>0</w:delText>
        </w:r>
        <w:r w:rsidRPr="001F611C" w:rsidDel="003B00FC">
          <w:rPr>
            <w:rFonts w:hint="eastAsia"/>
            <w:sz w:val="20"/>
            <w:szCs w:val="20"/>
          </w:rPr>
          <w:delText xml:space="preserve">0,000,000)은 </w:delText>
        </w:r>
        <w:r w:rsidR="00CD0241" w:rsidRPr="001F611C" w:rsidDel="003B00FC">
          <w:rPr>
            <w:rFonts w:hint="eastAsia"/>
            <w:sz w:val="20"/>
            <w:szCs w:val="20"/>
          </w:rPr>
          <w:delText>202</w:delText>
        </w:r>
        <w:r w:rsidR="0072214B" w:rsidRPr="001F611C" w:rsidDel="003B00FC">
          <w:rPr>
            <w:rFonts w:hint="eastAsia"/>
            <w:sz w:val="20"/>
            <w:szCs w:val="20"/>
          </w:rPr>
          <w:delText>6</w:delText>
        </w:r>
        <w:r w:rsidR="00CD0241" w:rsidRPr="001F611C" w:rsidDel="003B00FC">
          <w:rPr>
            <w:rFonts w:hint="eastAsia"/>
            <w:sz w:val="20"/>
            <w:szCs w:val="20"/>
          </w:rPr>
          <w:delText xml:space="preserve">년 </w:delText>
        </w:r>
        <w:r w:rsidR="0072214B" w:rsidRPr="001F611C" w:rsidDel="003B00FC">
          <w:rPr>
            <w:rFonts w:hint="eastAsia"/>
            <w:sz w:val="20"/>
            <w:szCs w:val="20"/>
          </w:rPr>
          <w:delText>3</w:delText>
        </w:r>
        <w:r w:rsidR="00CD0241" w:rsidRPr="001F611C" w:rsidDel="003B00FC">
          <w:rPr>
            <w:rFonts w:hint="eastAsia"/>
            <w:sz w:val="20"/>
            <w:szCs w:val="20"/>
          </w:rPr>
          <w:delText xml:space="preserve">월 </w:delText>
        </w:r>
        <w:r w:rsidR="0072214B" w:rsidRPr="001F611C" w:rsidDel="003B00FC">
          <w:rPr>
            <w:rFonts w:hint="eastAsia"/>
            <w:sz w:val="20"/>
            <w:szCs w:val="20"/>
          </w:rPr>
          <w:delText>10</w:delText>
        </w:r>
        <w:r w:rsidR="00CD0241" w:rsidRPr="001F611C" w:rsidDel="003B00FC">
          <w:rPr>
            <w:rFonts w:hint="eastAsia"/>
            <w:sz w:val="20"/>
            <w:szCs w:val="20"/>
          </w:rPr>
          <w:delText>일까지</w:delText>
        </w:r>
        <w:r w:rsidRPr="001F611C" w:rsidDel="003B00FC">
          <w:rPr>
            <w:rFonts w:hint="eastAsia"/>
            <w:sz w:val="20"/>
            <w:szCs w:val="20"/>
          </w:rPr>
          <w:delText xml:space="preserve"> 지급하며, 지급 완료 시 </w:delText>
        </w:r>
        <w:r w:rsidR="005C3A6A" w:rsidRPr="001F611C" w:rsidDel="003B00FC">
          <w:rPr>
            <w:rFonts w:hint="eastAsia"/>
            <w:sz w:val="20"/>
            <w:szCs w:val="20"/>
          </w:rPr>
          <w:delText xml:space="preserve">기지급 선급금을 포함한 </w:delText>
        </w:r>
        <w:r w:rsidRPr="001F611C" w:rsidDel="003B00FC">
          <w:rPr>
            <w:rFonts w:hint="eastAsia"/>
            <w:sz w:val="20"/>
            <w:szCs w:val="20"/>
          </w:rPr>
          <w:delText>전액이 이행보증금으로 전환된다.</w:delText>
        </w:r>
      </w:del>
    </w:p>
    <w:p w14:paraId="6517E141" w14:textId="77777777" w:rsidR="00DF2408" w:rsidRPr="001F611C" w:rsidRDefault="00DF2408" w:rsidP="00DF2408">
      <w:pPr>
        <w:rPr>
          <w:sz w:val="20"/>
          <w:szCs w:val="20"/>
        </w:rPr>
      </w:pPr>
    </w:p>
    <w:p w14:paraId="7B6E1523" w14:textId="219E61CF" w:rsidR="00985CBC" w:rsidRPr="001F611C" w:rsidRDefault="00985CBC" w:rsidP="00DF2408">
      <w:pPr>
        <w:rPr>
          <w:b/>
          <w:bCs/>
          <w:sz w:val="20"/>
          <w:szCs w:val="20"/>
        </w:rPr>
      </w:pPr>
      <w:r w:rsidRPr="001F611C">
        <w:rPr>
          <w:rFonts w:hint="eastAsia"/>
          <w:b/>
          <w:bCs/>
          <w:sz w:val="20"/>
          <w:szCs w:val="20"/>
        </w:rPr>
        <w:t>제</w:t>
      </w:r>
      <w:r w:rsidR="00C236B7" w:rsidRPr="001F611C">
        <w:rPr>
          <w:rFonts w:hint="eastAsia"/>
          <w:b/>
          <w:bCs/>
          <w:sz w:val="20"/>
          <w:szCs w:val="20"/>
        </w:rPr>
        <w:t>5</w:t>
      </w:r>
      <w:r w:rsidRPr="001F611C">
        <w:rPr>
          <w:rFonts w:hint="eastAsia"/>
          <w:b/>
          <w:bCs/>
          <w:sz w:val="20"/>
          <w:szCs w:val="20"/>
        </w:rPr>
        <w:t>조 (용역 기간)</w:t>
      </w:r>
    </w:p>
    <w:p w14:paraId="67A5E05E" w14:textId="5F31D642" w:rsidR="00985CBC" w:rsidRPr="001F611C" w:rsidRDefault="00985CBC" w:rsidP="00985CBC">
      <w:pPr>
        <w:pStyle w:val="a6"/>
        <w:numPr>
          <w:ilvl w:val="0"/>
          <w:numId w:val="32"/>
        </w:numPr>
        <w:rPr>
          <w:sz w:val="20"/>
          <w:szCs w:val="20"/>
        </w:rPr>
      </w:pPr>
      <w:r w:rsidRPr="001F611C">
        <w:rPr>
          <w:rFonts w:hint="eastAsia"/>
          <w:sz w:val="20"/>
          <w:szCs w:val="20"/>
        </w:rPr>
        <w:t xml:space="preserve">용역기간은 </w:t>
      </w:r>
      <w:r w:rsidRPr="00786F0D">
        <w:rPr>
          <w:sz w:val="20"/>
          <w:szCs w:val="20"/>
          <w:highlight w:val="yellow"/>
          <w:rPrChange w:id="44" w:author="성민 노" w:date="2026-09-08T16:04:00Z" w16du:dateUtc="2026-09-08T07:04:00Z">
            <w:rPr>
              <w:sz w:val="20"/>
              <w:szCs w:val="20"/>
            </w:rPr>
          </w:rPrChange>
        </w:rPr>
        <w:t>20</w:t>
      </w:r>
      <w:r w:rsidR="00682034" w:rsidRPr="00786F0D">
        <w:rPr>
          <w:sz w:val="20"/>
          <w:szCs w:val="20"/>
          <w:highlight w:val="yellow"/>
          <w:rPrChange w:id="45" w:author="성민 노" w:date="2026-09-08T16:04:00Z" w16du:dateUtc="2026-09-08T07:04:00Z">
            <w:rPr>
              <w:sz w:val="20"/>
              <w:szCs w:val="20"/>
            </w:rPr>
          </w:rPrChange>
        </w:rPr>
        <w:t>2</w:t>
      </w:r>
      <w:r w:rsidR="0072214B" w:rsidRPr="00786F0D">
        <w:rPr>
          <w:sz w:val="20"/>
          <w:szCs w:val="20"/>
          <w:highlight w:val="yellow"/>
          <w:rPrChange w:id="46" w:author="성민 노" w:date="2026-09-08T16:04:00Z" w16du:dateUtc="2026-09-08T07:04:00Z">
            <w:rPr>
              <w:sz w:val="20"/>
              <w:szCs w:val="20"/>
            </w:rPr>
          </w:rPrChange>
        </w:rPr>
        <w:t>6</w:t>
      </w:r>
      <w:r w:rsidRPr="00786F0D">
        <w:rPr>
          <w:rFonts w:hint="eastAsia"/>
          <w:sz w:val="20"/>
          <w:szCs w:val="20"/>
          <w:highlight w:val="yellow"/>
          <w:rPrChange w:id="47" w:author="성민 노" w:date="2026-09-08T16:04:00Z" w16du:dateUtc="2026-09-08T07:04:00Z">
            <w:rPr>
              <w:rFonts w:hint="eastAsia"/>
              <w:sz w:val="20"/>
              <w:szCs w:val="20"/>
            </w:rPr>
          </w:rPrChange>
        </w:rPr>
        <w:t>년</w:t>
      </w:r>
      <w:r w:rsidRPr="00786F0D">
        <w:rPr>
          <w:sz w:val="20"/>
          <w:szCs w:val="20"/>
          <w:highlight w:val="yellow"/>
          <w:rPrChange w:id="48" w:author="성민 노" w:date="2026-09-08T16:04:00Z" w16du:dateUtc="2026-09-08T07:04:00Z">
            <w:rPr>
              <w:sz w:val="20"/>
              <w:szCs w:val="20"/>
            </w:rPr>
          </w:rPrChange>
        </w:rPr>
        <w:t xml:space="preserve"> </w:t>
      </w:r>
      <w:ins w:id="49" w:author="성민 노" w:date="2026-09-08T14:38:00Z" w16du:dateUtc="2026-09-08T05:38:00Z">
        <w:r w:rsidR="00A14638" w:rsidRPr="00786F0D">
          <w:rPr>
            <w:sz w:val="20"/>
            <w:szCs w:val="20"/>
            <w:highlight w:val="yellow"/>
            <w:rPrChange w:id="50" w:author="성민 노" w:date="2026-09-08T16:04:00Z" w16du:dateUtc="2026-09-08T07:04:00Z">
              <w:rPr>
                <w:sz w:val="20"/>
                <w:szCs w:val="20"/>
              </w:rPr>
            </w:rPrChange>
          </w:rPr>
          <w:t>10</w:t>
        </w:r>
      </w:ins>
      <w:del w:id="51" w:author="성민 노" w:date="2026-09-08T14:38:00Z" w16du:dateUtc="2026-09-08T05:38:00Z">
        <w:r w:rsidR="0072214B" w:rsidRPr="00786F0D" w:rsidDel="00A14638">
          <w:rPr>
            <w:sz w:val="20"/>
            <w:szCs w:val="20"/>
            <w:highlight w:val="yellow"/>
            <w:rPrChange w:id="52" w:author="성민 노" w:date="2026-09-08T16:04:00Z" w16du:dateUtc="2026-09-08T07:04:00Z">
              <w:rPr>
                <w:sz w:val="20"/>
                <w:szCs w:val="20"/>
              </w:rPr>
            </w:rPrChange>
          </w:rPr>
          <w:delText>3</w:delText>
        </w:r>
      </w:del>
      <w:r w:rsidRPr="00786F0D">
        <w:rPr>
          <w:rFonts w:hint="eastAsia"/>
          <w:sz w:val="20"/>
          <w:szCs w:val="20"/>
          <w:highlight w:val="yellow"/>
          <w:rPrChange w:id="53" w:author="성민 노" w:date="2026-09-08T16:04:00Z" w16du:dateUtc="2026-09-08T07:04:00Z">
            <w:rPr>
              <w:rFonts w:hint="eastAsia"/>
              <w:sz w:val="20"/>
              <w:szCs w:val="20"/>
            </w:rPr>
          </w:rPrChange>
        </w:rPr>
        <w:t>월</w:t>
      </w:r>
      <w:r w:rsidRPr="00786F0D">
        <w:rPr>
          <w:sz w:val="20"/>
          <w:szCs w:val="20"/>
          <w:highlight w:val="yellow"/>
          <w:rPrChange w:id="54" w:author="성민 노" w:date="2026-09-08T16:04:00Z" w16du:dateUtc="2026-09-08T07:04:00Z">
            <w:rPr>
              <w:sz w:val="20"/>
              <w:szCs w:val="20"/>
            </w:rPr>
          </w:rPrChange>
        </w:rPr>
        <w:t xml:space="preserve"> </w:t>
      </w:r>
      <w:r w:rsidR="00682034" w:rsidRPr="00786F0D">
        <w:rPr>
          <w:sz w:val="20"/>
          <w:szCs w:val="20"/>
          <w:highlight w:val="yellow"/>
          <w:rPrChange w:id="55" w:author="성민 노" w:date="2026-09-08T16:04:00Z" w16du:dateUtc="2026-09-08T07:04:00Z">
            <w:rPr>
              <w:sz w:val="20"/>
              <w:szCs w:val="20"/>
            </w:rPr>
          </w:rPrChange>
        </w:rPr>
        <w:t>1</w:t>
      </w:r>
      <w:r w:rsidRPr="00786F0D">
        <w:rPr>
          <w:rFonts w:hint="eastAsia"/>
          <w:sz w:val="20"/>
          <w:szCs w:val="20"/>
          <w:highlight w:val="yellow"/>
          <w:rPrChange w:id="56" w:author="성민 노" w:date="2026-09-08T16:04:00Z" w16du:dateUtc="2026-09-08T07:04:00Z">
            <w:rPr>
              <w:rFonts w:hint="eastAsia"/>
              <w:sz w:val="20"/>
              <w:szCs w:val="20"/>
            </w:rPr>
          </w:rPrChange>
        </w:rPr>
        <w:t>일부터</w:t>
      </w:r>
      <w:r w:rsidRPr="00786F0D">
        <w:rPr>
          <w:sz w:val="20"/>
          <w:szCs w:val="20"/>
          <w:highlight w:val="yellow"/>
          <w:rPrChange w:id="57" w:author="성민 노" w:date="2026-09-08T16:04:00Z" w16du:dateUtc="2026-09-08T07:04:00Z">
            <w:rPr>
              <w:sz w:val="20"/>
              <w:szCs w:val="20"/>
            </w:rPr>
          </w:rPrChange>
        </w:rPr>
        <w:t xml:space="preserve"> 20</w:t>
      </w:r>
      <w:ins w:id="58" w:author="성민 노" w:date="2026-09-08T14:39:00Z" w16du:dateUtc="2026-09-08T05:39:00Z">
        <w:r w:rsidR="00A14638" w:rsidRPr="00786F0D">
          <w:rPr>
            <w:sz w:val="20"/>
            <w:szCs w:val="20"/>
            <w:highlight w:val="yellow"/>
            <w:rPrChange w:id="59" w:author="성민 노" w:date="2026-09-08T16:04:00Z" w16du:dateUtc="2026-09-08T07:04:00Z">
              <w:rPr>
                <w:sz w:val="20"/>
                <w:szCs w:val="20"/>
              </w:rPr>
            </w:rPrChange>
          </w:rPr>
          <w:t>29</w:t>
        </w:r>
      </w:ins>
      <w:del w:id="60" w:author="성민 노" w:date="2026-09-08T14:39:00Z" w16du:dateUtc="2026-09-08T05:39:00Z">
        <w:r w:rsidR="00682034" w:rsidRPr="00786F0D" w:rsidDel="00A14638">
          <w:rPr>
            <w:sz w:val="20"/>
            <w:szCs w:val="20"/>
            <w:highlight w:val="yellow"/>
            <w:rPrChange w:id="61" w:author="성민 노" w:date="2026-09-08T16:04:00Z" w16du:dateUtc="2026-09-08T07:04:00Z">
              <w:rPr>
                <w:sz w:val="20"/>
                <w:szCs w:val="20"/>
              </w:rPr>
            </w:rPrChange>
          </w:rPr>
          <w:delText>3</w:delText>
        </w:r>
        <w:r w:rsidR="0072214B" w:rsidRPr="00786F0D" w:rsidDel="00A14638">
          <w:rPr>
            <w:sz w:val="20"/>
            <w:szCs w:val="20"/>
            <w:highlight w:val="yellow"/>
            <w:rPrChange w:id="62" w:author="성민 노" w:date="2026-09-08T16:04:00Z" w16du:dateUtc="2026-09-08T07:04:00Z">
              <w:rPr>
                <w:sz w:val="20"/>
                <w:szCs w:val="20"/>
              </w:rPr>
            </w:rPrChange>
          </w:rPr>
          <w:delText>1</w:delText>
        </w:r>
      </w:del>
      <w:r w:rsidRPr="00786F0D">
        <w:rPr>
          <w:rFonts w:hint="eastAsia"/>
          <w:sz w:val="20"/>
          <w:szCs w:val="20"/>
          <w:highlight w:val="yellow"/>
          <w:rPrChange w:id="63" w:author="성민 노" w:date="2026-09-08T16:04:00Z" w16du:dateUtc="2026-09-08T07:04:00Z">
            <w:rPr>
              <w:rFonts w:hint="eastAsia"/>
              <w:sz w:val="20"/>
              <w:szCs w:val="20"/>
            </w:rPr>
          </w:rPrChange>
        </w:rPr>
        <w:t>년</w:t>
      </w:r>
      <w:r w:rsidRPr="00786F0D">
        <w:rPr>
          <w:sz w:val="20"/>
          <w:szCs w:val="20"/>
          <w:highlight w:val="yellow"/>
          <w:rPrChange w:id="64" w:author="성민 노" w:date="2026-09-08T16:04:00Z" w16du:dateUtc="2026-09-08T07:04:00Z">
            <w:rPr>
              <w:sz w:val="20"/>
              <w:szCs w:val="20"/>
            </w:rPr>
          </w:rPrChange>
        </w:rPr>
        <w:t xml:space="preserve"> </w:t>
      </w:r>
      <w:ins w:id="65" w:author="성민 노" w:date="2026-09-08T14:39:00Z" w16du:dateUtc="2026-09-08T05:39:00Z">
        <w:r w:rsidR="00A14638" w:rsidRPr="00786F0D">
          <w:rPr>
            <w:sz w:val="20"/>
            <w:szCs w:val="20"/>
            <w:highlight w:val="yellow"/>
            <w:rPrChange w:id="66" w:author="성민 노" w:date="2026-09-08T16:04:00Z" w16du:dateUtc="2026-09-08T07:04:00Z">
              <w:rPr>
                <w:sz w:val="20"/>
                <w:szCs w:val="20"/>
              </w:rPr>
            </w:rPrChange>
          </w:rPr>
          <w:t>9</w:t>
        </w:r>
      </w:ins>
      <w:del w:id="67" w:author="성민 노" w:date="2026-09-08T14:39:00Z" w16du:dateUtc="2026-09-08T05:39:00Z">
        <w:r w:rsidR="0072214B" w:rsidRPr="00786F0D" w:rsidDel="00A14638">
          <w:rPr>
            <w:sz w:val="20"/>
            <w:szCs w:val="20"/>
            <w:highlight w:val="yellow"/>
            <w:rPrChange w:id="68" w:author="성민 노" w:date="2026-09-08T16:04:00Z" w16du:dateUtc="2026-09-08T07:04:00Z">
              <w:rPr>
                <w:sz w:val="20"/>
                <w:szCs w:val="20"/>
              </w:rPr>
            </w:rPrChange>
          </w:rPr>
          <w:delText>2</w:delText>
        </w:r>
      </w:del>
      <w:r w:rsidRPr="00786F0D">
        <w:rPr>
          <w:rFonts w:hint="eastAsia"/>
          <w:sz w:val="20"/>
          <w:szCs w:val="20"/>
          <w:highlight w:val="yellow"/>
          <w:rPrChange w:id="69" w:author="성민 노" w:date="2026-09-08T16:04:00Z" w16du:dateUtc="2026-09-08T07:04:00Z">
            <w:rPr>
              <w:rFonts w:hint="eastAsia"/>
              <w:sz w:val="20"/>
              <w:szCs w:val="20"/>
            </w:rPr>
          </w:rPrChange>
        </w:rPr>
        <w:t>월</w:t>
      </w:r>
      <w:r w:rsidRPr="00786F0D">
        <w:rPr>
          <w:sz w:val="20"/>
          <w:szCs w:val="20"/>
          <w:highlight w:val="yellow"/>
          <w:rPrChange w:id="70" w:author="성민 노" w:date="2026-09-08T16:04:00Z" w16du:dateUtc="2026-09-08T07:04:00Z">
            <w:rPr>
              <w:sz w:val="20"/>
              <w:szCs w:val="20"/>
            </w:rPr>
          </w:rPrChange>
        </w:rPr>
        <w:t xml:space="preserve"> </w:t>
      </w:r>
      <w:ins w:id="71" w:author="성민 노" w:date="2026-09-08T14:39:00Z" w16du:dateUtc="2026-09-08T05:39:00Z">
        <w:r w:rsidR="00A14638" w:rsidRPr="00786F0D">
          <w:rPr>
            <w:sz w:val="20"/>
            <w:szCs w:val="20"/>
            <w:highlight w:val="yellow"/>
            <w:rPrChange w:id="72" w:author="성민 노" w:date="2026-09-08T16:04:00Z" w16du:dateUtc="2026-09-08T07:04:00Z">
              <w:rPr>
                <w:sz w:val="20"/>
                <w:szCs w:val="20"/>
              </w:rPr>
            </w:rPrChange>
          </w:rPr>
          <w:t>30</w:t>
        </w:r>
      </w:ins>
      <w:del w:id="73" w:author="성민 노" w:date="2026-09-08T14:39:00Z" w16du:dateUtc="2026-09-08T05:39:00Z">
        <w:r w:rsidR="0072214B" w:rsidRPr="00786F0D" w:rsidDel="00A14638">
          <w:rPr>
            <w:sz w:val="20"/>
            <w:szCs w:val="20"/>
            <w:highlight w:val="yellow"/>
            <w:rPrChange w:id="74" w:author="성민 노" w:date="2026-09-08T16:04:00Z" w16du:dateUtc="2026-09-08T07:04:00Z">
              <w:rPr>
                <w:sz w:val="20"/>
                <w:szCs w:val="20"/>
              </w:rPr>
            </w:rPrChange>
          </w:rPr>
          <w:delText>28</w:delText>
        </w:r>
      </w:del>
      <w:r w:rsidRPr="00786F0D">
        <w:rPr>
          <w:rFonts w:hint="eastAsia"/>
          <w:sz w:val="20"/>
          <w:szCs w:val="20"/>
          <w:highlight w:val="yellow"/>
          <w:rPrChange w:id="75" w:author="성민 노" w:date="2026-09-08T16:04:00Z" w16du:dateUtc="2026-09-08T07:04:00Z">
            <w:rPr>
              <w:rFonts w:hint="eastAsia"/>
              <w:sz w:val="20"/>
              <w:szCs w:val="20"/>
            </w:rPr>
          </w:rPrChange>
        </w:rPr>
        <w:t>일까지</w:t>
      </w:r>
      <w:r w:rsidRPr="00786F0D">
        <w:rPr>
          <w:sz w:val="20"/>
          <w:szCs w:val="20"/>
          <w:highlight w:val="yellow"/>
          <w:rPrChange w:id="76" w:author="성민 노" w:date="2026-09-08T16:04:00Z" w16du:dateUtc="2026-09-08T07:04:00Z">
            <w:rPr>
              <w:sz w:val="20"/>
              <w:szCs w:val="20"/>
            </w:rPr>
          </w:rPrChange>
        </w:rPr>
        <w:t>(</w:t>
      </w:r>
      <w:ins w:id="77" w:author="성민 노" w:date="2026-09-08T14:39:00Z" w16du:dateUtc="2026-09-08T05:39:00Z">
        <w:r w:rsidR="00A14638" w:rsidRPr="00786F0D">
          <w:rPr>
            <w:sz w:val="20"/>
            <w:szCs w:val="20"/>
            <w:highlight w:val="yellow"/>
            <w:rPrChange w:id="78" w:author="성민 노" w:date="2026-09-08T16:04:00Z" w16du:dateUtc="2026-09-08T07:04:00Z">
              <w:rPr>
                <w:sz w:val="20"/>
                <w:szCs w:val="20"/>
              </w:rPr>
            </w:rPrChange>
          </w:rPr>
          <w:t>36</w:t>
        </w:r>
      </w:ins>
      <w:del w:id="79" w:author="성민 노" w:date="2026-09-08T14:39:00Z" w16du:dateUtc="2026-09-08T05:39:00Z">
        <w:r w:rsidR="00682034" w:rsidRPr="00786F0D" w:rsidDel="00A14638">
          <w:rPr>
            <w:sz w:val="20"/>
            <w:szCs w:val="20"/>
            <w:highlight w:val="yellow"/>
            <w:rPrChange w:id="80" w:author="성민 노" w:date="2026-09-08T16:04:00Z" w16du:dateUtc="2026-09-08T07:04:00Z">
              <w:rPr>
                <w:sz w:val="20"/>
                <w:szCs w:val="20"/>
              </w:rPr>
            </w:rPrChange>
          </w:rPr>
          <w:delText>60</w:delText>
        </w:r>
      </w:del>
      <w:r w:rsidRPr="00786F0D">
        <w:rPr>
          <w:rFonts w:hint="eastAsia"/>
          <w:sz w:val="20"/>
          <w:szCs w:val="20"/>
          <w:highlight w:val="yellow"/>
          <w:rPrChange w:id="81" w:author="성민 노" w:date="2026-09-08T16:04:00Z" w16du:dateUtc="2026-09-08T07:04:00Z">
            <w:rPr>
              <w:rFonts w:hint="eastAsia"/>
              <w:sz w:val="20"/>
              <w:szCs w:val="20"/>
            </w:rPr>
          </w:rPrChange>
        </w:rPr>
        <w:t>개월</w:t>
      </w:r>
      <w:r w:rsidRPr="00786F0D">
        <w:rPr>
          <w:sz w:val="20"/>
          <w:szCs w:val="20"/>
          <w:highlight w:val="yellow"/>
          <w:rPrChange w:id="82" w:author="성민 노" w:date="2026-09-08T16:04:00Z" w16du:dateUtc="2026-09-08T07:04:00Z">
            <w:rPr>
              <w:sz w:val="20"/>
              <w:szCs w:val="20"/>
            </w:rPr>
          </w:rPrChange>
        </w:rPr>
        <w:t>)</w:t>
      </w:r>
      <w:r w:rsidRPr="001F611C">
        <w:rPr>
          <w:rFonts w:hint="eastAsia"/>
          <w:sz w:val="20"/>
          <w:szCs w:val="20"/>
        </w:rPr>
        <w:t>로 한다.</w:t>
      </w:r>
    </w:p>
    <w:p w14:paraId="286F1F5F" w14:textId="566BF735" w:rsidR="00985CBC" w:rsidRPr="001F611C" w:rsidRDefault="00985CBC" w:rsidP="00985CBC">
      <w:pPr>
        <w:pStyle w:val="a6"/>
        <w:numPr>
          <w:ilvl w:val="0"/>
          <w:numId w:val="32"/>
        </w:numPr>
        <w:rPr>
          <w:sz w:val="20"/>
          <w:szCs w:val="20"/>
        </w:rPr>
      </w:pPr>
      <w:r w:rsidRPr="001F611C">
        <w:rPr>
          <w:rFonts w:hint="eastAsia"/>
          <w:sz w:val="20"/>
          <w:szCs w:val="20"/>
        </w:rPr>
        <w:t>계약기간</w:t>
      </w:r>
      <w:r w:rsidR="008C71B0" w:rsidRPr="001F611C">
        <w:rPr>
          <w:rFonts w:hint="eastAsia"/>
          <w:sz w:val="20"/>
          <w:szCs w:val="20"/>
        </w:rPr>
        <w:t xml:space="preserve"> 만료 후에는 </w:t>
      </w:r>
      <w:r w:rsidRPr="001F611C">
        <w:rPr>
          <w:rFonts w:hint="eastAsia"/>
          <w:sz w:val="20"/>
          <w:szCs w:val="20"/>
        </w:rPr>
        <w:t>상호 협의</w:t>
      </w:r>
      <w:r w:rsidR="008C71B0" w:rsidRPr="001F611C">
        <w:rPr>
          <w:rFonts w:hint="eastAsia"/>
          <w:sz w:val="20"/>
          <w:szCs w:val="20"/>
        </w:rPr>
        <w:t xml:space="preserve">하여 </w:t>
      </w:r>
      <w:r w:rsidRPr="001F611C">
        <w:rPr>
          <w:rFonts w:hint="eastAsia"/>
          <w:sz w:val="20"/>
          <w:szCs w:val="20"/>
        </w:rPr>
        <w:t>연장할 수 있다.</w:t>
      </w:r>
    </w:p>
    <w:p w14:paraId="4150223B" w14:textId="4B516BBC" w:rsidR="00985CBC" w:rsidRPr="001F611C" w:rsidRDefault="00985CBC" w:rsidP="00DF2408">
      <w:pPr>
        <w:rPr>
          <w:sz w:val="20"/>
          <w:szCs w:val="20"/>
        </w:rPr>
      </w:pPr>
    </w:p>
    <w:p w14:paraId="28BC7A0A" w14:textId="2E99A29C" w:rsidR="00985CBC" w:rsidRPr="001F611C" w:rsidRDefault="00985CBC" w:rsidP="00DF2408">
      <w:pPr>
        <w:rPr>
          <w:b/>
          <w:bCs/>
          <w:sz w:val="20"/>
          <w:szCs w:val="20"/>
        </w:rPr>
      </w:pPr>
      <w:r w:rsidRPr="001F611C">
        <w:rPr>
          <w:rFonts w:hint="eastAsia"/>
          <w:b/>
          <w:bCs/>
          <w:sz w:val="20"/>
          <w:szCs w:val="20"/>
        </w:rPr>
        <w:t>제</w:t>
      </w:r>
      <w:r w:rsidR="00C236B7" w:rsidRPr="001F611C">
        <w:rPr>
          <w:rFonts w:hint="eastAsia"/>
          <w:b/>
          <w:bCs/>
          <w:sz w:val="20"/>
          <w:szCs w:val="20"/>
        </w:rPr>
        <w:t>6</w:t>
      </w:r>
      <w:r w:rsidRPr="001F611C">
        <w:rPr>
          <w:rFonts w:hint="eastAsia"/>
          <w:b/>
          <w:bCs/>
          <w:sz w:val="20"/>
          <w:szCs w:val="20"/>
        </w:rPr>
        <w:t>조 (</w:t>
      </w:r>
      <w:r w:rsidR="00522919" w:rsidRPr="001F611C">
        <w:rPr>
          <w:rFonts w:hint="eastAsia"/>
          <w:b/>
          <w:bCs/>
          <w:sz w:val="20"/>
          <w:szCs w:val="20"/>
        </w:rPr>
        <w:t>수탁인</w:t>
      </w:r>
      <w:r w:rsidRPr="001F611C">
        <w:rPr>
          <w:rFonts w:hint="eastAsia"/>
          <w:b/>
          <w:bCs/>
          <w:sz w:val="20"/>
          <w:szCs w:val="20"/>
        </w:rPr>
        <w:t>의 업무 범위)</w:t>
      </w:r>
    </w:p>
    <w:p w14:paraId="0BB76D06" w14:textId="058A844F" w:rsidR="00985CBC" w:rsidRPr="001F611C" w:rsidRDefault="00522919" w:rsidP="00DF2408">
      <w:pPr>
        <w:rPr>
          <w:sz w:val="20"/>
          <w:szCs w:val="20"/>
        </w:rPr>
      </w:pPr>
      <w:r w:rsidRPr="001F611C">
        <w:rPr>
          <w:rFonts w:hint="eastAsia"/>
          <w:sz w:val="20"/>
          <w:szCs w:val="20"/>
        </w:rPr>
        <w:t>수탁인</w:t>
      </w:r>
      <w:r w:rsidRPr="001F611C">
        <w:rPr>
          <w:sz w:val="20"/>
          <w:szCs w:val="20"/>
        </w:rPr>
        <w:t>은</w:t>
      </w:r>
      <w:r w:rsidR="00985CBC" w:rsidRPr="001F611C">
        <w:rPr>
          <w:rFonts w:hint="eastAsia"/>
          <w:sz w:val="20"/>
          <w:szCs w:val="20"/>
        </w:rPr>
        <w:t xml:space="preserve"> 본 계약에 따라 다음의 업무를 수행한다.</w:t>
      </w:r>
    </w:p>
    <w:p w14:paraId="1D32CA7E" w14:textId="71692EFC" w:rsidR="00985CBC" w:rsidRPr="001F611C" w:rsidRDefault="00985CBC" w:rsidP="00985CBC">
      <w:pPr>
        <w:pStyle w:val="a6"/>
        <w:numPr>
          <w:ilvl w:val="0"/>
          <w:numId w:val="33"/>
        </w:numPr>
        <w:rPr>
          <w:sz w:val="20"/>
          <w:szCs w:val="20"/>
        </w:rPr>
      </w:pPr>
      <w:r w:rsidRPr="001F611C">
        <w:rPr>
          <w:rFonts w:hint="eastAsia"/>
          <w:sz w:val="20"/>
          <w:szCs w:val="20"/>
        </w:rPr>
        <w:t xml:space="preserve">골프존 영업장 </w:t>
      </w:r>
      <w:ins w:id="83" w:author="성민 노" w:date="2026-09-08T14:39:00Z" w16du:dateUtc="2026-09-08T05:39:00Z">
        <w:r w:rsidR="00170376">
          <w:rPr>
            <w:rFonts w:hint="eastAsia"/>
            <w:sz w:val="20"/>
            <w:szCs w:val="20"/>
          </w:rPr>
          <w:t xml:space="preserve">및 </w:t>
        </w:r>
      </w:ins>
      <w:ins w:id="84" w:author="성민 노" w:date="2026-09-08T14:40:00Z" w16du:dateUtc="2026-09-08T05:40:00Z">
        <w:r w:rsidR="00170376">
          <w:rPr>
            <w:rFonts w:hint="eastAsia"/>
            <w:sz w:val="20"/>
            <w:szCs w:val="20"/>
          </w:rPr>
          <w:t xml:space="preserve">힐링밥상 </w:t>
        </w:r>
      </w:ins>
      <w:r w:rsidRPr="001F611C">
        <w:rPr>
          <w:rFonts w:hint="eastAsia"/>
          <w:sz w:val="20"/>
          <w:szCs w:val="20"/>
        </w:rPr>
        <w:t>운영 전반(회원 관리, 예약, 고객 응대, 매장 관리</w:t>
      </w:r>
      <w:ins w:id="85" w:author="성민 노" w:date="2026-09-08T14:40:00Z" w16du:dateUtc="2026-09-08T05:40:00Z">
        <w:r w:rsidR="004B62E5">
          <w:rPr>
            <w:rFonts w:hint="eastAsia"/>
            <w:sz w:val="20"/>
            <w:szCs w:val="20"/>
          </w:rPr>
          <w:t>, 음식</w:t>
        </w:r>
        <w:r w:rsidR="004B62E5">
          <w:rPr>
            <w:sz w:val="20"/>
            <w:szCs w:val="20"/>
          </w:rPr>
          <w:t>·</w:t>
        </w:r>
        <w:r w:rsidR="004B62E5">
          <w:rPr>
            <w:rFonts w:hint="eastAsia"/>
            <w:sz w:val="20"/>
            <w:szCs w:val="20"/>
          </w:rPr>
          <w:t>음료 제공 및 위생 관리 등</w:t>
        </w:r>
      </w:ins>
      <w:r w:rsidRPr="001F611C">
        <w:rPr>
          <w:rFonts w:hint="eastAsia"/>
          <w:sz w:val="20"/>
          <w:szCs w:val="20"/>
        </w:rPr>
        <w:t>)</w:t>
      </w:r>
    </w:p>
    <w:p w14:paraId="09A571E1" w14:textId="5035506D" w:rsidR="00985CBC" w:rsidRPr="001F611C" w:rsidRDefault="00D607F1" w:rsidP="00985CBC">
      <w:pPr>
        <w:pStyle w:val="a6"/>
        <w:numPr>
          <w:ilvl w:val="0"/>
          <w:numId w:val="33"/>
        </w:numPr>
        <w:rPr>
          <w:sz w:val="20"/>
          <w:szCs w:val="20"/>
        </w:rPr>
      </w:pPr>
      <w:r w:rsidRPr="001F611C">
        <w:rPr>
          <w:rFonts w:hint="eastAsia"/>
          <w:sz w:val="20"/>
          <w:szCs w:val="20"/>
        </w:rPr>
        <w:lastRenderedPageBreak/>
        <w:t>제</w:t>
      </w:r>
      <w:r w:rsidR="00C236B7" w:rsidRPr="001F611C">
        <w:rPr>
          <w:rFonts w:hint="eastAsia"/>
          <w:sz w:val="20"/>
          <w:szCs w:val="20"/>
        </w:rPr>
        <w:t>8</w:t>
      </w:r>
      <w:r w:rsidRPr="001F611C">
        <w:rPr>
          <w:rFonts w:hint="eastAsia"/>
          <w:sz w:val="20"/>
          <w:szCs w:val="20"/>
        </w:rPr>
        <w:t xml:space="preserve">조에 따른 인력 관리 책임에 기초한 </w:t>
      </w:r>
      <w:r w:rsidR="00985CBC" w:rsidRPr="001F611C">
        <w:rPr>
          <w:rFonts w:hint="eastAsia"/>
          <w:sz w:val="20"/>
          <w:szCs w:val="20"/>
        </w:rPr>
        <w:t xml:space="preserve">영업장 인력의 </w:t>
      </w:r>
      <w:r w:rsidR="00DE0B74" w:rsidRPr="001F611C">
        <w:rPr>
          <w:rFonts w:hint="eastAsia"/>
          <w:sz w:val="20"/>
          <w:szCs w:val="20"/>
        </w:rPr>
        <w:t xml:space="preserve">독립적인 </w:t>
      </w:r>
      <w:r w:rsidR="00985CBC" w:rsidRPr="001F611C">
        <w:rPr>
          <w:rFonts w:hint="eastAsia"/>
          <w:sz w:val="20"/>
          <w:szCs w:val="20"/>
        </w:rPr>
        <w:t>채용, 배치, 관리 및 교육</w:t>
      </w:r>
    </w:p>
    <w:p w14:paraId="005DB071" w14:textId="5E33BBC4" w:rsidR="00323BB8" w:rsidRPr="001F611C" w:rsidRDefault="00323BB8" w:rsidP="00985CBC">
      <w:pPr>
        <w:pStyle w:val="a6"/>
        <w:numPr>
          <w:ilvl w:val="0"/>
          <w:numId w:val="33"/>
        </w:numPr>
        <w:rPr>
          <w:sz w:val="20"/>
          <w:szCs w:val="20"/>
        </w:rPr>
      </w:pPr>
      <w:r w:rsidRPr="001F611C">
        <w:rPr>
          <w:rFonts w:eastAsiaTheme="minorHAnsi" w:hint="eastAsia"/>
          <w:sz w:val="20"/>
          <w:szCs w:val="20"/>
        </w:rPr>
        <w:t>영업장 내 시설물</w:t>
      </w:r>
      <w:r w:rsidRPr="001F611C">
        <w:rPr>
          <w:rFonts w:eastAsiaTheme="minorHAnsi"/>
          <w:sz w:val="20"/>
          <w:szCs w:val="20"/>
        </w:rPr>
        <w:t>·</w:t>
      </w:r>
      <w:r w:rsidRPr="001F611C">
        <w:rPr>
          <w:rFonts w:eastAsiaTheme="minorHAnsi" w:hint="eastAsia"/>
          <w:sz w:val="20"/>
          <w:szCs w:val="20"/>
        </w:rPr>
        <w:t>비품의 유지관리</w:t>
      </w:r>
      <w:r w:rsidR="00900039">
        <w:rPr>
          <w:rFonts w:eastAsiaTheme="minorHAnsi" w:hint="eastAsia"/>
          <w:sz w:val="20"/>
          <w:szCs w:val="20"/>
        </w:rPr>
        <w:t>(일상 점검, 고장·파손 발생</w:t>
      </w:r>
      <w:r w:rsidR="00111C30">
        <w:rPr>
          <w:rFonts w:eastAsiaTheme="minorHAnsi" w:hint="eastAsia"/>
          <w:sz w:val="20"/>
          <w:szCs w:val="20"/>
        </w:rPr>
        <w:t>(우려 포함)</w:t>
      </w:r>
      <w:r w:rsidR="00900039">
        <w:rPr>
          <w:rFonts w:eastAsiaTheme="minorHAnsi" w:hint="eastAsia"/>
          <w:sz w:val="20"/>
          <w:szCs w:val="20"/>
        </w:rPr>
        <w:t xml:space="preserve"> 시 </w:t>
      </w:r>
      <w:r w:rsidR="00111C30">
        <w:rPr>
          <w:rFonts w:eastAsiaTheme="minorHAnsi" w:hint="eastAsia"/>
          <w:sz w:val="20"/>
          <w:szCs w:val="20"/>
        </w:rPr>
        <w:t>위탁인에게 지체 없이 통보</w:t>
      </w:r>
      <w:r w:rsidR="007007A3">
        <w:rPr>
          <w:rFonts w:eastAsiaTheme="minorHAnsi" w:hint="eastAsia"/>
          <w:sz w:val="20"/>
          <w:szCs w:val="20"/>
        </w:rPr>
        <w:t>하고</w:t>
      </w:r>
      <w:r w:rsidR="0042035B">
        <w:rPr>
          <w:rFonts w:eastAsiaTheme="minorHAnsi" w:hint="eastAsia"/>
          <w:sz w:val="20"/>
          <w:szCs w:val="20"/>
        </w:rPr>
        <w:t>,</w:t>
      </w:r>
      <w:r w:rsidR="007007A3">
        <w:rPr>
          <w:rFonts w:eastAsiaTheme="minorHAnsi" w:hint="eastAsia"/>
          <w:sz w:val="20"/>
          <w:szCs w:val="20"/>
        </w:rPr>
        <w:t xml:space="preserve"> </w:t>
      </w:r>
      <w:r w:rsidR="00F54844">
        <w:rPr>
          <w:rFonts w:eastAsiaTheme="minorHAnsi" w:hint="eastAsia"/>
          <w:sz w:val="20"/>
          <w:szCs w:val="20"/>
        </w:rPr>
        <w:t>수탁인</w:t>
      </w:r>
      <w:r w:rsidR="0042035B">
        <w:rPr>
          <w:rFonts w:eastAsiaTheme="minorHAnsi" w:hint="eastAsia"/>
          <w:sz w:val="20"/>
          <w:szCs w:val="20"/>
        </w:rPr>
        <w:t>이</w:t>
      </w:r>
      <w:r w:rsidR="00F54844">
        <w:rPr>
          <w:rFonts w:eastAsiaTheme="minorHAnsi" w:hint="eastAsia"/>
          <w:sz w:val="20"/>
          <w:szCs w:val="20"/>
        </w:rPr>
        <w:t xml:space="preserve"> 부담</w:t>
      </w:r>
      <w:r w:rsidR="0042035B">
        <w:rPr>
          <w:rFonts w:eastAsiaTheme="minorHAnsi" w:hint="eastAsia"/>
          <w:sz w:val="20"/>
          <w:szCs w:val="20"/>
        </w:rPr>
        <w:t>하여</w:t>
      </w:r>
      <w:r w:rsidR="00F54844">
        <w:rPr>
          <w:rFonts w:eastAsiaTheme="minorHAnsi" w:hint="eastAsia"/>
          <w:sz w:val="20"/>
          <w:szCs w:val="20"/>
        </w:rPr>
        <w:t xml:space="preserve"> </w:t>
      </w:r>
      <w:r w:rsidR="00900039">
        <w:rPr>
          <w:rFonts w:eastAsiaTheme="minorHAnsi" w:hint="eastAsia"/>
          <w:sz w:val="20"/>
          <w:szCs w:val="20"/>
        </w:rPr>
        <w:t>필요한 조치</w:t>
      </w:r>
      <w:r w:rsidR="0042035B">
        <w:rPr>
          <w:rFonts w:eastAsiaTheme="minorHAnsi" w:hint="eastAsia"/>
          <w:sz w:val="20"/>
          <w:szCs w:val="20"/>
        </w:rPr>
        <w:t>를</w:t>
      </w:r>
      <w:r w:rsidR="00C07CD3">
        <w:rPr>
          <w:rFonts w:eastAsiaTheme="minorHAnsi" w:hint="eastAsia"/>
          <w:sz w:val="20"/>
          <w:szCs w:val="20"/>
        </w:rPr>
        <w:t xml:space="preserve"> </w:t>
      </w:r>
      <w:r w:rsidR="0042035B">
        <w:rPr>
          <w:rFonts w:eastAsiaTheme="minorHAnsi" w:hint="eastAsia"/>
          <w:sz w:val="20"/>
          <w:szCs w:val="20"/>
        </w:rPr>
        <w:t>수</w:t>
      </w:r>
      <w:r w:rsidR="00F54844">
        <w:rPr>
          <w:rFonts w:eastAsiaTheme="minorHAnsi" w:hint="eastAsia"/>
          <w:sz w:val="20"/>
          <w:szCs w:val="20"/>
        </w:rPr>
        <w:t>행</w:t>
      </w:r>
      <w:r w:rsidR="0042035B">
        <w:rPr>
          <w:rFonts w:eastAsiaTheme="minorHAnsi" w:hint="eastAsia"/>
          <w:sz w:val="20"/>
          <w:szCs w:val="20"/>
        </w:rPr>
        <w:t>하는 것을</w:t>
      </w:r>
      <w:r w:rsidR="00F54844">
        <w:rPr>
          <w:rFonts w:eastAsiaTheme="minorHAnsi" w:hint="eastAsia"/>
          <w:sz w:val="20"/>
          <w:szCs w:val="20"/>
        </w:rPr>
        <w:t xml:space="preserve"> </w:t>
      </w:r>
      <w:r w:rsidR="00C07CD3">
        <w:rPr>
          <w:rFonts w:eastAsiaTheme="minorHAnsi" w:hint="eastAsia"/>
          <w:sz w:val="20"/>
          <w:szCs w:val="20"/>
        </w:rPr>
        <w:t>포함</w:t>
      </w:r>
      <w:r w:rsidR="0042035B">
        <w:rPr>
          <w:rFonts w:eastAsiaTheme="minorHAnsi" w:hint="eastAsia"/>
          <w:sz w:val="20"/>
          <w:szCs w:val="20"/>
        </w:rPr>
        <w:t>한다</w:t>
      </w:r>
      <w:r w:rsidR="00C07CD3">
        <w:rPr>
          <w:rFonts w:eastAsiaTheme="minorHAnsi" w:hint="eastAsia"/>
          <w:sz w:val="20"/>
          <w:szCs w:val="20"/>
        </w:rPr>
        <w:t>)</w:t>
      </w:r>
      <w:r w:rsidRPr="001F611C">
        <w:rPr>
          <w:rFonts w:eastAsiaTheme="minorHAnsi" w:hint="eastAsia"/>
          <w:sz w:val="20"/>
          <w:szCs w:val="20"/>
        </w:rPr>
        <w:t xml:space="preserve"> 및 소모품 조달</w:t>
      </w:r>
    </w:p>
    <w:p w14:paraId="4B8A73FF" w14:textId="1990CA11" w:rsidR="008112A1" w:rsidRPr="001F611C" w:rsidRDefault="008112A1" w:rsidP="00985CBC">
      <w:pPr>
        <w:pStyle w:val="a6"/>
        <w:numPr>
          <w:ilvl w:val="0"/>
          <w:numId w:val="33"/>
        </w:numPr>
        <w:rPr>
          <w:sz w:val="20"/>
          <w:szCs w:val="20"/>
        </w:rPr>
      </w:pPr>
      <w:r w:rsidRPr="001F611C">
        <w:rPr>
          <w:rFonts w:hint="eastAsia"/>
          <w:sz w:val="20"/>
          <w:szCs w:val="20"/>
        </w:rPr>
        <w:t>마케팅</w:t>
      </w:r>
      <w:r w:rsidRPr="001F611C">
        <w:rPr>
          <w:rFonts w:eastAsiaTheme="minorHAnsi"/>
          <w:sz w:val="20"/>
          <w:szCs w:val="20"/>
        </w:rPr>
        <w:t>·</w:t>
      </w:r>
      <w:r w:rsidRPr="001F611C">
        <w:rPr>
          <w:rFonts w:eastAsiaTheme="minorHAnsi" w:hint="eastAsia"/>
          <w:sz w:val="20"/>
          <w:szCs w:val="20"/>
        </w:rPr>
        <w:t>홍보 활동(온</w:t>
      </w:r>
      <w:r w:rsidRPr="001F611C">
        <w:rPr>
          <w:sz w:val="20"/>
          <w:szCs w:val="20"/>
        </w:rPr>
        <w:t>·</w:t>
      </w:r>
      <w:r w:rsidRPr="001F611C">
        <w:rPr>
          <w:rFonts w:eastAsiaTheme="minorHAnsi" w:hint="eastAsia"/>
          <w:sz w:val="20"/>
          <w:szCs w:val="20"/>
        </w:rPr>
        <w:t>오프라인 광고, 프로모션 등)의 독자적 기획 및 집행</w:t>
      </w:r>
    </w:p>
    <w:p w14:paraId="4392FE1F" w14:textId="3D09A3AC" w:rsidR="00DE0B74" w:rsidRPr="001F611C" w:rsidRDefault="00221258" w:rsidP="00985CBC">
      <w:pPr>
        <w:pStyle w:val="a6"/>
        <w:numPr>
          <w:ilvl w:val="0"/>
          <w:numId w:val="33"/>
        </w:numPr>
        <w:rPr>
          <w:sz w:val="20"/>
          <w:szCs w:val="20"/>
        </w:rPr>
      </w:pPr>
      <w:r w:rsidRPr="001F611C">
        <w:rPr>
          <w:rFonts w:eastAsiaTheme="minorHAnsi" w:hint="eastAsia"/>
          <w:sz w:val="20"/>
          <w:szCs w:val="20"/>
        </w:rPr>
        <w:t>위탁인이 정한 브랜드 가치</w:t>
      </w:r>
      <w:r w:rsidRPr="001F611C">
        <w:rPr>
          <w:sz w:val="20"/>
          <w:szCs w:val="20"/>
        </w:rPr>
        <w:t>·</w:t>
      </w:r>
      <w:r w:rsidRPr="001F611C">
        <w:rPr>
          <w:rFonts w:hint="eastAsia"/>
          <w:sz w:val="20"/>
          <w:szCs w:val="20"/>
        </w:rPr>
        <w:t>서비스 기준을 준수하는 범위 내에서 운영</w:t>
      </w:r>
    </w:p>
    <w:p w14:paraId="3CC46131" w14:textId="7210D9F4" w:rsidR="00DE0B74" w:rsidRPr="001F611C" w:rsidRDefault="00323BB8" w:rsidP="00DE0B74">
      <w:pPr>
        <w:pStyle w:val="a6"/>
        <w:numPr>
          <w:ilvl w:val="0"/>
          <w:numId w:val="33"/>
        </w:numPr>
        <w:rPr>
          <w:sz w:val="20"/>
          <w:szCs w:val="20"/>
        </w:rPr>
      </w:pPr>
      <w:r w:rsidRPr="001F611C">
        <w:rPr>
          <w:rFonts w:eastAsiaTheme="minorHAnsi" w:hint="eastAsia"/>
          <w:sz w:val="20"/>
          <w:szCs w:val="20"/>
        </w:rPr>
        <w:t xml:space="preserve">기타 골프존 </w:t>
      </w:r>
      <w:ins w:id="86" w:author="성민 노" w:date="2026-09-08T14:40:00Z" w16du:dateUtc="2026-09-08T05:40:00Z">
        <w:r w:rsidR="004B62E5">
          <w:rPr>
            <w:rFonts w:eastAsiaTheme="minorHAnsi" w:hint="eastAsia"/>
            <w:sz w:val="20"/>
            <w:szCs w:val="20"/>
          </w:rPr>
          <w:t xml:space="preserve">및 힐링밥상 </w:t>
        </w:r>
      </w:ins>
      <w:r w:rsidRPr="001F611C">
        <w:rPr>
          <w:rFonts w:eastAsiaTheme="minorHAnsi" w:hint="eastAsia"/>
          <w:sz w:val="20"/>
          <w:szCs w:val="20"/>
        </w:rPr>
        <w:t>운영에 통상적으로 필요한 업무</w:t>
      </w:r>
    </w:p>
    <w:p w14:paraId="2EB9416E" w14:textId="77777777" w:rsidR="00323BB8" w:rsidRPr="001F611C" w:rsidRDefault="00323BB8" w:rsidP="00323BB8">
      <w:pPr>
        <w:rPr>
          <w:sz w:val="20"/>
          <w:szCs w:val="20"/>
        </w:rPr>
      </w:pPr>
    </w:p>
    <w:p w14:paraId="34C97634" w14:textId="33A5819C" w:rsidR="00323BB8" w:rsidRPr="001F611C" w:rsidRDefault="00323BB8" w:rsidP="00323BB8">
      <w:pPr>
        <w:rPr>
          <w:b/>
          <w:bCs/>
          <w:sz w:val="20"/>
          <w:szCs w:val="20"/>
        </w:rPr>
      </w:pPr>
      <w:r w:rsidRPr="001F611C">
        <w:rPr>
          <w:rFonts w:hint="eastAsia"/>
          <w:b/>
          <w:bCs/>
          <w:sz w:val="20"/>
          <w:szCs w:val="20"/>
        </w:rPr>
        <w:t>제</w:t>
      </w:r>
      <w:r w:rsidR="00C236B7" w:rsidRPr="001F611C">
        <w:rPr>
          <w:rFonts w:hint="eastAsia"/>
          <w:b/>
          <w:bCs/>
          <w:sz w:val="20"/>
          <w:szCs w:val="20"/>
        </w:rPr>
        <w:t>7</w:t>
      </w:r>
      <w:r w:rsidRPr="001F611C">
        <w:rPr>
          <w:rFonts w:hint="eastAsia"/>
          <w:b/>
          <w:bCs/>
          <w:sz w:val="20"/>
          <w:szCs w:val="20"/>
        </w:rPr>
        <w:t>조 (용역비 정산)</w:t>
      </w:r>
    </w:p>
    <w:p w14:paraId="2CBA72FC" w14:textId="11B10312" w:rsidR="00323BB8" w:rsidRPr="001F611C" w:rsidRDefault="00323BB8" w:rsidP="00323BB8">
      <w:pPr>
        <w:pStyle w:val="a6"/>
        <w:numPr>
          <w:ilvl w:val="0"/>
          <w:numId w:val="34"/>
        </w:numPr>
        <w:rPr>
          <w:sz w:val="20"/>
          <w:szCs w:val="20"/>
        </w:rPr>
      </w:pPr>
      <w:r w:rsidRPr="001F611C">
        <w:rPr>
          <w:rFonts w:hint="eastAsia"/>
          <w:sz w:val="20"/>
          <w:szCs w:val="20"/>
        </w:rPr>
        <w:t xml:space="preserve">월별 매출액에서 다음 각 항목을 공제한 후 잔액을 </w:t>
      </w:r>
      <w:r w:rsidR="00522919" w:rsidRPr="001F611C">
        <w:rPr>
          <w:rFonts w:hint="eastAsia"/>
          <w:sz w:val="20"/>
          <w:szCs w:val="20"/>
        </w:rPr>
        <w:t>수탁인</w:t>
      </w:r>
      <w:r w:rsidR="009321F7" w:rsidRPr="001F611C">
        <w:rPr>
          <w:rFonts w:hint="eastAsia"/>
          <w:sz w:val="20"/>
          <w:szCs w:val="20"/>
        </w:rPr>
        <w:t xml:space="preserve">의 </w:t>
      </w:r>
      <w:r w:rsidRPr="001F611C">
        <w:rPr>
          <w:rFonts w:hint="eastAsia"/>
          <w:sz w:val="20"/>
          <w:szCs w:val="20"/>
        </w:rPr>
        <w:t>용역비로 한다.</w:t>
      </w:r>
    </w:p>
    <w:p w14:paraId="1F2B202B" w14:textId="77777777" w:rsidR="00911379" w:rsidRPr="001F611C" w:rsidRDefault="00323BB8" w:rsidP="00323BB8">
      <w:pPr>
        <w:pStyle w:val="a6"/>
        <w:numPr>
          <w:ilvl w:val="0"/>
          <w:numId w:val="35"/>
        </w:numPr>
        <w:rPr>
          <w:sz w:val="20"/>
          <w:szCs w:val="20"/>
        </w:rPr>
      </w:pPr>
      <w:r w:rsidRPr="001F611C">
        <w:rPr>
          <w:rFonts w:hint="eastAsia"/>
          <w:b/>
          <w:bCs/>
          <w:sz w:val="20"/>
          <w:szCs w:val="20"/>
        </w:rPr>
        <w:t>위탁운영 수수료</w:t>
      </w:r>
      <w:r w:rsidR="006A5E20" w:rsidRPr="001F611C">
        <w:rPr>
          <w:rFonts w:hint="eastAsia"/>
          <w:sz w:val="20"/>
          <w:szCs w:val="20"/>
        </w:rPr>
        <w:t>:</w:t>
      </w:r>
      <w:r w:rsidRPr="001F611C">
        <w:rPr>
          <w:rFonts w:hint="eastAsia"/>
          <w:sz w:val="20"/>
          <w:szCs w:val="20"/>
        </w:rPr>
        <w:t xml:space="preserve"> </w:t>
      </w:r>
    </w:p>
    <w:p w14:paraId="0D4E09B7" w14:textId="254D092B" w:rsidR="00323BB8" w:rsidRDefault="006C1FED" w:rsidP="00911379">
      <w:pPr>
        <w:pStyle w:val="a6"/>
        <w:ind w:left="800"/>
        <w:rPr>
          <w:ins w:id="87" w:author="성민 노" w:date="2026-09-08T14:44:00Z" w16du:dateUtc="2026-09-08T05:44:00Z"/>
          <w:sz w:val="20"/>
          <w:szCs w:val="20"/>
        </w:rPr>
      </w:pPr>
      <w:ins w:id="88" w:author="성민 노" w:date="2026-09-08T14:44:00Z" w16du:dateUtc="2026-09-08T05:44:00Z">
        <w:r w:rsidRPr="00CC52B7">
          <w:rPr>
            <w:rFonts w:ascii="맑은 고딕" w:eastAsia="맑은 고딕" w:hAnsi="맑은 고딕" w:cs="맑은 고딕"/>
            <w:b/>
            <w:bCs/>
            <w:sz w:val="20"/>
            <w:szCs w:val="20"/>
            <w:highlight w:val="yellow"/>
            <w:rPrChange w:id="89" w:author="성민 노" w:date="2026-09-08T14:45:00Z" w16du:dateUtc="2026-09-08T05:45:00Z">
              <w:rPr>
                <w:rFonts w:ascii="맑은 고딕" w:eastAsia="맑은 고딕" w:hAnsi="맑은 고딕" w:cs="맑은 고딕"/>
                <w:sz w:val="20"/>
                <w:szCs w:val="20"/>
              </w:rPr>
            </w:rPrChange>
          </w:rPr>
          <w:t>A안</w:t>
        </w:r>
        <w:r>
          <w:rPr>
            <w:rFonts w:ascii="맑은 고딕" w:eastAsia="맑은 고딕" w:hAnsi="맑은 고딕" w:cs="맑은 고딕" w:hint="eastAsia"/>
            <w:sz w:val="20"/>
            <w:szCs w:val="20"/>
          </w:rPr>
          <w:t xml:space="preserve">: </w:t>
        </w:r>
      </w:ins>
      <w:ins w:id="90" w:author="성민 노" w:date="2026-09-08T14:41:00Z" w16du:dateUtc="2026-09-08T05:41:00Z">
        <w:r w:rsidR="00AD59FB">
          <w:rPr>
            <w:rFonts w:ascii="맑은 고딕" w:eastAsia="맑은 고딕" w:hAnsi="맑은 고딕" w:cs="맑은 고딕" w:hint="eastAsia"/>
            <w:sz w:val="20"/>
            <w:szCs w:val="20"/>
          </w:rPr>
          <w:t>위탁인이 수탁인에게 제3조의 시설물을 제공하고 본 계약에 따른 영업장의 운영 권한을 부여하는 대가로서</w:t>
        </w:r>
      </w:ins>
      <w:ins w:id="91" w:author="성민 노" w:date="2026-09-08T14:42:00Z" w16du:dateUtc="2026-09-08T05:42:00Z">
        <w:r w:rsidR="00AD59FB">
          <w:rPr>
            <w:rFonts w:ascii="맑은 고딕" w:eastAsia="맑은 고딕" w:hAnsi="맑은 고딕" w:cs="맑은 고딕" w:hint="eastAsia"/>
            <w:sz w:val="20"/>
            <w:szCs w:val="20"/>
          </w:rPr>
          <w:t>,</w:t>
        </w:r>
      </w:ins>
      <w:del w:id="92" w:author="성민 노" w:date="2026-09-08T14:42:00Z" w16du:dateUtc="2026-09-08T05:42:00Z">
        <w:r w:rsidR="00B87520" w:rsidRPr="001F611C" w:rsidDel="00AD59FB">
          <w:rPr>
            <w:rFonts w:ascii="맑은 고딕" w:eastAsia="맑은 고딕" w:hAnsi="맑은 고딕" w:cs="맑은 고딕" w:hint="eastAsia"/>
            <w:sz w:val="20"/>
            <w:szCs w:val="20"/>
          </w:rPr>
          <w:delText xml:space="preserve">수탁인이 </w:delText>
        </w:r>
        <w:r w:rsidR="00515472" w:rsidRPr="001F611C" w:rsidDel="00AD59FB">
          <w:rPr>
            <w:rFonts w:ascii="맑은 고딕" w:eastAsia="맑은 고딕" w:hAnsi="맑은 고딕" w:cs="맑은 고딕" w:hint="eastAsia"/>
            <w:sz w:val="20"/>
            <w:szCs w:val="20"/>
          </w:rPr>
          <w:delText>영업장 운영을 대행·관리하는 용역 수행에 대한</w:delText>
        </w:r>
        <w:r w:rsidR="00B87520" w:rsidRPr="001F611C" w:rsidDel="00AD59FB">
          <w:rPr>
            <w:rFonts w:ascii="맑은 고딕" w:eastAsia="맑은 고딕" w:hAnsi="맑은 고딕" w:cs="맑은 고딕" w:hint="eastAsia"/>
            <w:sz w:val="20"/>
            <w:szCs w:val="20"/>
          </w:rPr>
          <w:delText xml:space="preserve"> 대가로서</w:delText>
        </w:r>
      </w:del>
      <w:r w:rsidR="00B87520" w:rsidRPr="001F611C">
        <w:rPr>
          <w:rFonts w:ascii="맑은 고딕" w:eastAsia="맑은 고딕" w:hAnsi="맑은 고딕" w:cs="맑은 고딕" w:hint="eastAsia"/>
          <w:sz w:val="20"/>
          <w:szCs w:val="20"/>
        </w:rPr>
        <w:t xml:space="preserve"> </w:t>
      </w:r>
      <w:ins w:id="93" w:author="성민 노" w:date="2026-09-08T14:42:00Z" w16du:dateUtc="2026-09-08T05:42:00Z">
        <w:r w:rsidR="00CB5AD5">
          <w:rPr>
            <w:rFonts w:ascii="맑은 고딕" w:eastAsia="맑은 고딕" w:hAnsi="맑은 고딕" w:cs="맑은 고딕" w:hint="eastAsia"/>
            <w:sz w:val="20"/>
            <w:szCs w:val="20"/>
          </w:rPr>
          <w:t xml:space="preserve">월별 매출액에서 우선 공제되어 위탁인에게 귀속되는 금액으로 하며, </w:t>
        </w:r>
      </w:ins>
      <w:r w:rsidR="00323BB8" w:rsidRPr="001F611C">
        <w:rPr>
          <w:rFonts w:hint="eastAsia"/>
          <w:sz w:val="20"/>
          <w:szCs w:val="20"/>
        </w:rPr>
        <w:t xml:space="preserve">매월 </w:t>
      </w:r>
      <w:ins w:id="94" w:author="성민 노" w:date="2026-09-08T14:43:00Z" w16du:dateUtc="2026-09-08T05:43:00Z">
        <w:r w:rsidR="00524C1B">
          <w:rPr>
            <w:rFonts w:hint="eastAsia"/>
            <w:sz w:val="20"/>
            <w:szCs w:val="20"/>
          </w:rPr>
          <w:t>금 사</w:t>
        </w:r>
      </w:ins>
      <w:del w:id="95" w:author="성민 노" w:date="2026-09-08T14:43:00Z" w16du:dateUtc="2026-09-08T05:43:00Z">
        <w:r w:rsidR="0072214B" w:rsidRPr="001F611C" w:rsidDel="00524C1B">
          <w:rPr>
            <w:rFonts w:hint="eastAsia"/>
            <w:sz w:val="20"/>
            <w:szCs w:val="20"/>
          </w:rPr>
          <w:delText>삼</w:delText>
        </w:r>
      </w:del>
      <w:r w:rsidR="0072214B" w:rsidRPr="001F611C">
        <w:rPr>
          <w:rFonts w:hint="eastAsia"/>
          <w:sz w:val="20"/>
          <w:szCs w:val="20"/>
        </w:rPr>
        <w:t>천</w:t>
      </w:r>
      <w:r w:rsidR="00323BB8" w:rsidRPr="001F611C">
        <w:rPr>
          <w:rFonts w:hint="eastAsia"/>
          <w:sz w:val="20"/>
          <w:szCs w:val="20"/>
        </w:rPr>
        <w:t>만</w:t>
      </w:r>
      <w:r w:rsidR="0072214B" w:rsidRPr="001F611C">
        <w:rPr>
          <w:rFonts w:hint="eastAsia"/>
          <w:sz w:val="20"/>
          <w:szCs w:val="20"/>
        </w:rPr>
        <w:t xml:space="preserve"> </w:t>
      </w:r>
      <w:r w:rsidR="00323BB8" w:rsidRPr="001F611C">
        <w:rPr>
          <w:rFonts w:hint="eastAsia"/>
          <w:sz w:val="20"/>
          <w:szCs w:val="20"/>
        </w:rPr>
        <w:t>원(</w:t>
      </w:r>
      <w:r w:rsidR="00323BB8" w:rsidRPr="001F611C">
        <w:rPr>
          <w:sz w:val="20"/>
          <w:szCs w:val="20"/>
        </w:rPr>
        <w:t>₩</w:t>
      </w:r>
      <w:ins w:id="96" w:author="성민 노" w:date="2026-09-08T14:43:00Z" w16du:dateUtc="2026-09-08T05:43:00Z">
        <w:r w:rsidR="00524C1B">
          <w:rPr>
            <w:rFonts w:hint="eastAsia"/>
            <w:sz w:val="20"/>
            <w:szCs w:val="20"/>
          </w:rPr>
          <w:t>4</w:t>
        </w:r>
      </w:ins>
      <w:del w:id="97" w:author="성민 노" w:date="2026-09-08T14:43:00Z" w16du:dateUtc="2026-09-08T05:43:00Z">
        <w:r w:rsidR="0072214B" w:rsidRPr="001F611C" w:rsidDel="00524C1B">
          <w:rPr>
            <w:rFonts w:hint="eastAsia"/>
            <w:sz w:val="20"/>
            <w:szCs w:val="20"/>
          </w:rPr>
          <w:delText>3</w:delText>
        </w:r>
      </w:del>
      <w:r w:rsidR="0072214B" w:rsidRPr="001F611C">
        <w:rPr>
          <w:rFonts w:hint="eastAsia"/>
          <w:sz w:val="20"/>
          <w:szCs w:val="20"/>
        </w:rPr>
        <w:t>0</w:t>
      </w:r>
      <w:r w:rsidR="00323BB8" w:rsidRPr="001F611C">
        <w:rPr>
          <w:rFonts w:hint="eastAsia"/>
          <w:sz w:val="20"/>
          <w:szCs w:val="20"/>
        </w:rPr>
        <w:t>,000,000</w:t>
      </w:r>
      <w:r w:rsidR="005D48F9" w:rsidRPr="001F611C">
        <w:rPr>
          <w:rFonts w:hint="eastAsia"/>
          <w:sz w:val="20"/>
          <w:szCs w:val="20"/>
        </w:rPr>
        <w:t>, 부가가치세 별도</w:t>
      </w:r>
      <w:r w:rsidR="00341918" w:rsidRPr="001F611C">
        <w:rPr>
          <w:rFonts w:hint="eastAsia"/>
          <w:sz w:val="20"/>
          <w:szCs w:val="20"/>
        </w:rPr>
        <w:t>)</w:t>
      </w:r>
      <w:r w:rsidR="00B87520" w:rsidRPr="001F611C">
        <w:rPr>
          <w:rFonts w:hint="eastAsia"/>
          <w:sz w:val="20"/>
          <w:szCs w:val="20"/>
        </w:rPr>
        <w:t>으로 한다</w:t>
      </w:r>
      <w:r w:rsidR="00136D01" w:rsidRPr="001F611C">
        <w:rPr>
          <w:rFonts w:hint="eastAsia"/>
          <w:sz w:val="20"/>
          <w:szCs w:val="20"/>
        </w:rPr>
        <w:t>.</w:t>
      </w:r>
      <w:del w:id="98" w:author="성민 노" w:date="2026-09-08T14:43:00Z" w16du:dateUtc="2026-09-08T05:43:00Z">
        <w:r w:rsidR="00136D01" w:rsidRPr="001F611C" w:rsidDel="0087123E">
          <w:rPr>
            <w:rFonts w:hint="eastAsia"/>
            <w:sz w:val="20"/>
            <w:szCs w:val="20"/>
          </w:rPr>
          <w:delText xml:space="preserve"> 다만, 20</w:delText>
        </w:r>
        <w:r w:rsidR="00682034" w:rsidRPr="001F611C" w:rsidDel="0087123E">
          <w:rPr>
            <w:rFonts w:hint="eastAsia"/>
            <w:sz w:val="20"/>
            <w:szCs w:val="20"/>
          </w:rPr>
          <w:delText>2</w:delText>
        </w:r>
        <w:r w:rsidR="0072214B" w:rsidRPr="001F611C" w:rsidDel="0087123E">
          <w:rPr>
            <w:rFonts w:hint="eastAsia"/>
            <w:sz w:val="20"/>
            <w:szCs w:val="20"/>
          </w:rPr>
          <w:delText>6</w:delText>
        </w:r>
        <w:r w:rsidR="00136D01" w:rsidRPr="001F611C" w:rsidDel="0087123E">
          <w:rPr>
            <w:rFonts w:hint="eastAsia"/>
            <w:sz w:val="20"/>
            <w:szCs w:val="20"/>
          </w:rPr>
          <w:delText xml:space="preserve">년 </w:delText>
        </w:r>
        <w:r w:rsidR="0072214B" w:rsidRPr="001F611C" w:rsidDel="0087123E">
          <w:rPr>
            <w:rFonts w:hint="eastAsia"/>
            <w:sz w:val="20"/>
            <w:szCs w:val="20"/>
          </w:rPr>
          <w:delText>3</w:delText>
        </w:r>
        <w:r w:rsidR="00136D01" w:rsidRPr="001F611C" w:rsidDel="0087123E">
          <w:rPr>
            <w:rFonts w:hint="eastAsia"/>
            <w:sz w:val="20"/>
            <w:szCs w:val="20"/>
          </w:rPr>
          <w:delText xml:space="preserve">월 </w:delText>
        </w:r>
        <w:r w:rsidR="00682034" w:rsidRPr="001F611C" w:rsidDel="0087123E">
          <w:rPr>
            <w:rFonts w:hint="eastAsia"/>
            <w:sz w:val="20"/>
            <w:szCs w:val="20"/>
          </w:rPr>
          <w:delText>1</w:delText>
        </w:r>
        <w:r w:rsidR="00136D01" w:rsidRPr="001F611C" w:rsidDel="0087123E">
          <w:rPr>
            <w:rFonts w:hint="eastAsia"/>
            <w:sz w:val="20"/>
            <w:szCs w:val="20"/>
          </w:rPr>
          <w:delText>일부터 20</w:delText>
        </w:r>
        <w:r w:rsidR="00682034" w:rsidRPr="001F611C" w:rsidDel="0087123E">
          <w:rPr>
            <w:rFonts w:hint="eastAsia"/>
            <w:sz w:val="20"/>
            <w:szCs w:val="20"/>
          </w:rPr>
          <w:delText>2</w:delText>
        </w:r>
        <w:r w:rsidR="0072214B" w:rsidRPr="001F611C" w:rsidDel="0087123E">
          <w:rPr>
            <w:rFonts w:hint="eastAsia"/>
            <w:sz w:val="20"/>
            <w:szCs w:val="20"/>
          </w:rPr>
          <w:delText>6</w:delText>
        </w:r>
        <w:r w:rsidR="00136D01" w:rsidRPr="001F611C" w:rsidDel="0087123E">
          <w:rPr>
            <w:rFonts w:hint="eastAsia"/>
            <w:sz w:val="20"/>
            <w:szCs w:val="20"/>
          </w:rPr>
          <w:delText xml:space="preserve">년 </w:delText>
        </w:r>
        <w:r w:rsidR="0072214B" w:rsidRPr="001F611C" w:rsidDel="0087123E">
          <w:rPr>
            <w:rFonts w:hint="eastAsia"/>
            <w:sz w:val="20"/>
            <w:szCs w:val="20"/>
          </w:rPr>
          <w:delText>12</w:delText>
        </w:r>
        <w:r w:rsidR="00136D01" w:rsidRPr="001F611C" w:rsidDel="0087123E">
          <w:rPr>
            <w:rFonts w:hint="eastAsia"/>
            <w:sz w:val="20"/>
            <w:szCs w:val="20"/>
          </w:rPr>
          <w:delText xml:space="preserve">월 </w:delText>
        </w:r>
        <w:r w:rsidR="00682034" w:rsidRPr="001F611C" w:rsidDel="0087123E">
          <w:rPr>
            <w:rFonts w:hint="eastAsia"/>
            <w:sz w:val="20"/>
            <w:szCs w:val="20"/>
          </w:rPr>
          <w:delText>31</w:delText>
        </w:r>
        <w:r w:rsidR="00136D01" w:rsidRPr="001F611C" w:rsidDel="0087123E">
          <w:rPr>
            <w:rFonts w:hint="eastAsia"/>
            <w:sz w:val="20"/>
            <w:szCs w:val="20"/>
          </w:rPr>
          <w:delText xml:space="preserve">일까지는 </w:delText>
        </w:r>
        <w:r w:rsidR="0044738B" w:rsidRPr="001F611C" w:rsidDel="0087123E">
          <w:rPr>
            <w:rFonts w:hint="eastAsia"/>
            <w:sz w:val="20"/>
            <w:szCs w:val="20"/>
          </w:rPr>
          <w:delText xml:space="preserve">매월 </w:delText>
        </w:r>
        <w:r w:rsidR="0072214B" w:rsidRPr="001F611C" w:rsidDel="0087123E">
          <w:rPr>
            <w:rFonts w:hint="eastAsia"/>
            <w:sz w:val="20"/>
            <w:szCs w:val="20"/>
          </w:rPr>
          <w:delText>이</w:delText>
        </w:r>
        <w:r w:rsidR="00136D01" w:rsidRPr="001F611C" w:rsidDel="0087123E">
          <w:rPr>
            <w:rFonts w:hint="eastAsia"/>
            <w:sz w:val="20"/>
            <w:szCs w:val="20"/>
          </w:rPr>
          <w:delText>천</w:delText>
        </w:r>
        <w:r w:rsidR="0072214B" w:rsidRPr="001F611C" w:rsidDel="0087123E">
          <w:rPr>
            <w:rFonts w:hint="eastAsia"/>
            <w:sz w:val="20"/>
            <w:szCs w:val="20"/>
          </w:rPr>
          <w:delText>팔백</w:delText>
        </w:r>
        <w:r w:rsidR="00136D01" w:rsidRPr="001F611C" w:rsidDel="0087123E">
          <w:rPr>
            <w:rFonts w:hint="eastAsia"/>
            <w:sz w:val="20"/>
            <w:szCs w:val="20"/>
          </w:rPr>
          <w:delText>만</w:delText>
        </w:r>
        <w:r w:rsidR="0072214B" w:rsidRPr="001F611C" w:rsidDel="0087123E">
          <w:rPr>
            <w:rFonts w:hint="eastAsia"/>
            <w:sz w:val="20"/>
            <w:szCs w:val="20"/>
          </w:rPr>
          <w:delText xml:space="preserve"> </w:delText>
        </w:r>
        <w:r w:rsidR="00136D01" w:rsidRPr="001F611C" w:rsidDel="0087123E">
          <w:rPr>
            <w:rFonts w:hint="eastAsia"/>
            <w:sz w:val="20"/>
            <w:szCs w:val="20"/>
          </w:rPr>
          <w:delText>원(</w:delText>
        </w:r>
        <w:r w:rsidR="00136D01" w:rsidRPr="001F611C" w:rsidDel="0087123E">
          <w:rPr>
            <w:sz w:val="20"/>
            <w:szCs w:val="20"/>
          </w:rPr>
          <w:delText>₩</w:delText>
        </w:r>
        <w:r w:rsidR="0072214B" w:rsidRPr="001F611C" w:rsidDel="0087123E">
          <w:rPr>
            <w:rFonts w:hint="eastAsia"/>
            <w:sz w:val="20"/>
            <w:szCs w:val="20"/>
          </w:rPr>
          <w:delText>28</w:delText>
        </w:r>
        <w:r w:rsidR="00136D01" w:rsidRPr="001F611C" w:rsidDel="0087123E">
          <w:rPr>
            <w:rFonts w:hint="eastAsia"/>
            <w:sz w:val="20"/>
            <w:szCs w:val="20"/>
          </w:rPr>
          <w:delText>,000,000</w:delText>
        </w:r>
        <w:r w:rsidR="005D48F9" w:rsidRPr="001F611C" w:rsidDel="0087123E">
          <w:rPr>
            <w:rFonts w:hint="eastAsia"/>
            <w:sz w:val="20"/>
            <w:szCs w:val="20"/>
          </w:rPr>
          <w:delText>, 부가가치세 별도</w:delText>
        </w:r>
        <w:r w:rsidR="00136D01" w:rsidRPr="001F611C" w:rsidDel="0087123E">
          <w:rPr>
            <w:rFonts w:hint="eastAsia"/>
            <w:sz w:val="20"/>
            <w:szCs w:val="20"/>
          </w:rPr>
          <w:delText xml:space="preserve">)으로 </w:delText>
        </w:r>
        <w:r w:rsidR="00682034" w:rsidRPr="001F611C" w:rsidDel="0087123E">
          <w:rPr>
            <w:rFonts w:hint="eastAsia"/>
            <w:sz w:val="20"/>
            <w:szCs w:val="20"/>
          </w:rPr>
          <w:delText>한다</w:delText>
        </w:r>
        <w:r w:rsidR="00136D01" w:rsidRPr="001F611C" w:rsidDel="0087123E">
          <w:rPr>
            <w:rFonts w:hint="eastAsia"/>
            <w:sz w:val="20"/>
            <w:szCs w:val="20"/>
          </w:rPr>
          <w:delText>.</w:delText>
        </w:r>
      </w:del>
    </w:p>
    <w:p w14:paraId="54D7F065" w14:textId="718AB2F6" w:rsidR="00D80B7F" w:rsidRDefault="006C1FED" w:rsidP="00D80B7F">
      <w:pPr>
        <w:pStyle w:val="a6"/>
        <w:ind w:left="800"/>
        <w:rPr>
          <w:ins w:id="99" w:author="성민 노" w:date="2026-09-08T14:45:00Z" w16du:dateUtc="2026-09-08T05:45:00Z"/>
          <w:sz w:val="20"/>
          <w:szCs w:val="20"/>
        </w:rPr>
      </w:pPr>
      <w:ins w:id="100" w:author="성민 노" w:date="2026-09-08T14:44:00Z" w16du:dateUtc="2026-09-08T05:44:00Z">
        <w:r w:rsidRPr="00CC52B7">
          <w:rPr>
            <w:b/>
            <w:bCs/>
            <w:sz w:val="20"/>
            <w:szCs w:val="20"/>
            <w:highlight w:val="yellow"/>
            <w:rPrChange w:id="101" w:author="성민 노" w:date="2026-09-08T14:45:00Z" w16du:dateUtc="2026-09-08T05:45:00Z">
              <w:rPr>
                <w:sz w:val="20"/>
                <w:szCs w:val="20"/>
              </w:rPr>
            </w:rPrChange>
          </w:rPr>
          <w:t>B안</w:t>
        </w:r>
        <w:r>
          <w:rPr>
            <w:rFonts w:hint="eastAsia"/>
            <w:sz w:val="20"/>
            <w:szCs w:val="20"/>
          </w:rPr>
          <w:t xml:space="preserve">: </w:t>
        </w:r>
      </w:ins>
      <w:ins w:id="102" w:author="성민 노" w:date="2026-09-08T14:45:00Z" w16du:dateUtc="2026-09-08T05:45:00Z">
        <w:r w:rsidR="00CC52B7" w:rsidRPr="00CC52B7">
          <w:rPr>
            <w:rFonts w:hint="eastAsia"/>
            <w:sz w:val="20"/>
            <w:szCs w:val="20"/>
          </w:rPr>
          <w:t>위탁인이</w:t>
        </w:r>
        <w:r w:rsidR="00CC52B7" w:rsidRPr="00CC52B7">
          <w:rPr>
            <w:sz w:val="20"/>
            <w:szCs w:val="20"/>
          </w:rPr>
          <w:t xml:space="preserve"> 수탁인에게 제3조의 시설물을 제공하고 본 계약에 따른 영업장의 운영 권한을 부여하는 대가로서, 월별 매출액에서 우선 공제되어 위탁인에게 귀속되는 금액으로 하며, 기본 위탁운영 수수료는 매월 금 삼천구백만 원(₩39,000,000, 부가가치세 별도)으로 한다.</w:t>
        </w:r>
        <w:r w:rsidR="00CC52B7">
          <w:rPr>
            <w:rFonts w:hint="eastAsia"/>
            <w:sz w:val="20"/>
            <w:szCs w:val="20"/>
          </w:rPr>
          <w:t xml:space="preserve"> </w:t>
        </w:r>
        <w:r w:rsidR="00CC52B7" w:rsidRPr="00CC52B7">
          <w:rPr>
            <w:rFonts w:hint="eastAsia"/>
            <w:sz w:val="20"/>
            <w:szCs w:val="20"/>
          </w:rPr>
          <w:t>정산기준월의</w:t>
        </w:r>
        <w:r w:rsidR="00CC52B7" w:rsidRPr="00CC52B7">
          <w:rPr>
            <w:sz w:val="20"/>
            <w:szCs w:val="20"/>
          </w:rPr>
          <w:t xml:space="preserve"> 월별 매출액이 금 팔천오백만 원(₩85,000,000)을 초과하는 경우에는 그 초과금액의 20%에 해당하는 금액을 추가 위탁운영 수수료로 한다.</w:t>
        </w:r>
      </w:ins>
    </w:p>
    <w:p w14:paraId="68F83C85" w14:textId="070B3AB5" w:rsidR="00CC52B7" w:rsidRPr="00D80B7F" w:rsidRDefault="00CC52B7" w:rsidP="00D80B7F">
      <w:pPr>
        <w:pStyle w:val="a6"/>
        <w:ind w:left="800"/>
        <w:rPr>
          <w:ins w:id="103" w:author="성민 노" w:date="2026-09-08T14:45:00Z" w16du:dateUtc="2026-09-08T05:45:00Z"/>
          <w:b/>
          <w:bCs/>
          <w:sz w:val="20"/>
          <w:szCs w:val="20"/>
          <w:rPrChange w:id="104" w:author="성민 노" w:date="2026-09-08T14:45:00Z" w16du:dateUtc="2026-09-08T05:45:00Z">
            <w:rPr>
              <w:ins w:id="105" w:author="성민 노" w:date="2026-09-08T14:45:00Z" w16du:dateUtc="2026-09-08T05:45:00Z"/>
            </w:rPr>
          </w:rPrChange>
        </w:rPr>
      </w:pPr>
      <w:ins w:id="106" w:author="성민 노" w:date="2026-09-08T14:45:00Z" w16du:dateUtc="2026-09-08T05:45:00Z">
        <w:r w:rsidRPr="00D80B7F">
          <w:rPr>
            <w:rFonts w:hint="eastAsia"/>
            <w:b/>
            <w:bCs/>
            <w:sz w:val="20"/>
            <w:szCs w:val="20"/>
            <w:rPrChange w:id="107" w:author="성민 노" w:date="2026-09-08T14:45:00Z" w16du:dateUtc="2026-09-08T05:45:00Z">
              <w:rPr>
                <w:rFonts w:hint="eastAsia"/>
              </w:rPr>
            </w:rPrChange>
          </w:rPr>
          <w:t>추가</w:t>
        </w:r>
        <w:r w:rsidRPr="00D80B7F">
          <w:rPr>
            <w:b/>
            <w:bCs/>
            <w:sz w:val="20"/>
            <w:szCs w:val="20"/>
            <w:rPrChange w:id="108" w:author="성민 노" w:date="2026-09-08T14:45:00Z" w16du:dateUtc="2026-09-08T05:45:00Z">
              <w:rPr/>
            </w:rPrChange>
          </w:rPr>
          <w:t xml:space="preserve"> 위탁운영 수수료 = (월별 매출액 - 85,000,000원) × 20%</w:t>
        </w:r>
      </w:ins>
    </w:p>
    <w:p w14:paraId="6A9C00BA" w14:textId="4776ED59" w:rsidR="006C1FED" w:rsidRPr="001F611C" w:rsidRDefault="00CC52B7" w:rsidP="00CC52B7">
      <w:pPr>
        <w:pStyle w:val="a6"/>
        <w:ind w:left="800"/>
        <w:rPr>
          <w:sz w:val="20"/>
          <w:szCs w:val="20"/>
        </w:rPr>
      </w:pPr>
      <w:ins w:id="109" w:author="성민 노" w:date="2026-09-08T14:45:00Z" w16du:dateUtc="2026-09-08T05:45:00Z">
        <w:r w:rsidRPr="00CC52B7">
          <w:rPr>
            <w:rFonts w:hint="eastAsia"/>
            <w:sz w:val="20"/>
            <w:szCs w:val="20"/>
          </w:rPr>
          <w:t>월별</w:t>
        </w:r>
        <w:r w:rsidRPr="00CC52B7">
          <w:rPr>
            <w:sz w:val="20"/>
            <w:szCs w:val="20"/>
          </w:rPr>
          <w:t xml:space="preserve"> 매출액이 금 팔천오백만 원(₩85,000,000) 이하인 경우 추가 위탁운영 수수료는 발생하지 아니한다. 추가 위탁운영 수수료에도 부가가치세는 별도로 가산한다.</w:t>
        </w:r>
      </w:ins>
    </w:p>
    <w:p w14:paraId="43699194" w14:textId="77777777" w:rsidR="00B87520" w:rsidRPr="001F611C" w:rsidRDefault="00051BA7" w:rsidP="00323BB8">
      <w:pPr>
        <w:pStyle w:val="a6"/>
        <w:numPr>
          <w:ilvl w:val="0"/>
          <w:numId w:val="35"/>
        </w:numPr>
        <w:rPr>
          <w:sz w:val="20"/>
          <w:szCs w:val="20"/>
        </w:rPr>
      </w:pPr>
      <w:r w:rsidRPr="001F611C">
        <w:rPr>
          <w:rFonts w:hint="eastAsia"/>
          <w:b/>
          <w:bCs/>
          <w:sz w:val="20"/>
          <w:szCs w:val="20"/>
        </w:rPr>
        <w:t>관리비</w:t>
      </w:r>
      <w:r w:rsidR="00B87520" w:rsidRPr="001F611C">
        <w:rPr>
          <w:rFonts w:hint="eastAsia"/>
          <w:sz w:val="20"/>
          <w:szCs w:val="20"/>
        </w:rPr>
        <w:t>:</w:t>
      </w:r>
    </w:p>
    <w:p w14:paraId="17785685" w14:textId="3A493333" w:rsidR="00B87520" w:rsidRPr="001F611C" w:rsidRDefault="00B87520" w:rsidP="00B87520">
      <w:pPr>
        <w:pStyle w:val="a6"/>
        <w:ind w:left="800"/>
        <w:rPr>
          <w:sz w:val="20"/>
          <w:szCs w:val="20"/>
        </w:rPr>
      </w:pPr>
      <w:r w:rsidRPr="001F611C">
        <w:rPr>
          <w:rFonts w:hint="eastAsia"/>
          <w:sz w:val="20"/>
          <w:szCs w:val="20"/>
        </w:rPr>
        <w:t>소재지</w:t>
      </w:r>
      <w:r w:rsidRPr="001F611C">
        <w:rPr>
          <w:sz w:val="20"/>
          <w:szCs w:val="20"/>
        </w:rPr>
        <w:t xml:space="preserve"> 건물의 관리단 또는 관리주체가 부과하는 제반 비용 전액으로</w:t>
      </w:r>
      <w:r w:rsidR="00A57AAE" w:rsidRPr="001F611C">
        <w:rPr>
          <w:rFonts w:hint="eastAsia"/>
          <w:sz w:val="20"/>
          <w:szCs w:val="20"/>
        </w:rPr>
        <w:t>서</w:t>
      </w:r>
      <w:r w:rsidRPr="001F611C">
        <w:rPr>
          <w:sz w:val="20"/>
          <w:szCs w:val="20"/>
        </w:rPr>
        <w:t xml:space="preserve"> 부가가치세를 제외한 금액으로 한다. 다만, 익월 5일 기준으로 정산기준월의 관리비가 확정되지 아니하</w:t>
      </w:r>
      <w:r w:rsidR="00E323A4" w:rsidRPr="001F611C">
        <w:rPr>
          <w:rFonts w:hint="eastAsia"/>
          <w:sz w:val="20"/>
          <w:szCs w:val="20"/>
        </w:rPr>
        <w:t>므로</w:t>
      </w:r>
      <w:r w:rsidRPr="001F611C">
        <w:rPr>
          <w:sz w:val="20"/>
          <w:szCs w:val="20"/>
        </w:rPr>
        <w:t xml:space="preserve"> 전월 기준으로 부과·고지된 관리비(전월분 관리비)를 </w:t>
      </w:r>
      <w:r w:rsidR="00E323A4" w:rsidRPr="001F611C">
        <w:rPr>
          <w:sz w:val="20"/>
          <w:szCs w:val="20"/>
        </w:rPr>
        <w:t xml:space="preserve">해당 월 공제에 </w:t>
      </w:r>
      <w:r w:rsidRPr="001F611C">
        <w:rPr>
          <w:sz w:val="20"/>
          <w:szCs w:val="20"/>
        </w:rPr>
        <w:t>적용한다.</w:t>
      </w:r>
      <w:r w:rsidR="00610C48" w:rsidRPr="001F611C">
        <w:rPr>
          <w:rFonts w:hint="eastAsia"/>
          <w:sz w:val="20"/>
          <w:szCs w:val="20"/>
        </w:rPr>
        <w:t xml:space="preserve"> </w:t>
      </w:r>
      <w:r w:rsidR="00E323A4" w:rsidRPr="001F611C">
        <w:rPr>
          <w:rFonts w:hint="eastAsia"/>
          <w:sz w:val="20"/>
          <w:szCs w:val="20"/>
        </w:rPr>
        <w:t>본 계약이 종료된 경우에도 정산기준월의 관리비가 확정되는 때에 상호 정산한다.</w:t>
      </w:r>
      <w:r w:rsidR="00610C48" w:rsidRPr="001F611C">
        <w:rPr>
          <w:rFonts w:hint="eastAsia"/>
          <w:sz w:val="20"/>
          <w:szCs w:val="20"/>
        </w:rPr>
        <w:t xml:space="preserve"> </w:t>
      </w:r>
    </w:p>
    <w:p w14:paraId="14890014" w14:textId="1E15379F" w:rsidR="00B87520" w:rsidRPr="001F611C" w:rsidRDefault="00B87520" w:rsidP="00323BB8">
      <w:pPr>
        <w:pStyle w:val="a6"/>
        <w:numPr>
          <w:ilvl w:val="0"/>
          <w:numId w:val="35"/>
        </w:numPr>
        <w:rPr>
          <w:sz w:val="20"/>
          <w:szCs w:val="20"/>
        </w:rPr>
      </w:pPr>
      <w:r w:rsidRPr="001F611C">
        <w:rPr>
          <w:rFonts w:hint="eastAsia"/>
          <w:b/>
          <w:bCs/>
          <w:sz w:val="20"/>
          <w:szCs w:val="20"/>
        </w:rPr>
        <w:t>골프존 유지보수비</w:t>
      </w:r>
      <w:r w:rsidRPr="001F611C">
        <w:rPr>
          <w:rFonts w:hint="eastAsia"/>
          <w:sz w:val="20"/>
          <w:szCs w:val="20"/>
        </w:rPr>
        <w:t>:</w:t>
      </w:r>
    </w:p>
    <w:p w14:paraId="1CDD7BFC" w14:textId="7E61EE73" w:rsidR="00C32848" w:rsidRPr="001F611C" w:rsidRDefault="00B87520" w:rsidP="00B87520">
      <w:pPr>
        <w:pStyle w:val="a6"/>
        <w:ind w:left="800"/>
        <w:rPr>
          <w:sz w:val="20"/>
          <w:szCs w:val="20"/>
        </w:rPr>
      </w:pPr>
      <w:r w:rsidRPr="001F611C">
        <w:rPr>
          <w:rFonts w:hint="eastAsia"/>
          <w:sz w:val="20"/>
          <w:szCs w:val="20"/>
        </w:rPr>
        <w:t>골프존</w:t>
      </w:r>
      <w:r w:rsidRPr="001F611C">
        <w:rPr>
          <w:sz w:val="20"/>
          <w:szCs w:val="20"/>
        </w:rPr>
        <w:t xml:space="preserve"> 가맹본부 약관에서 정한 라운드 수 등을 기준으로 산정되는 유지보수 및 POS H/W 관리비 등을 포함하는 비용으로 하며, 정산서에 따라 산정·고지되는 정산금액(‘할인 및 이용권’ 등 차감 항목 반영 후 위탁인이 실제 납부하는 금액)에서 부가가치세를 제외한 금액으로 한다.</w:t>
      </w:r>
    </w:p>
    <w:p w14:paraId="577FE9B3" w14:textId="77777777" w:rsidR="00A57AAE" w:rsidRPr="001F611C" w:rsidRDefault="00A57AAE" w:rsidP="00A57AAE">
      <w:pPr>
        <w:pStyle w:val="a6"/>
        <w:numPr>
          <w:ilvl w:val="0"/>
          <w:numId w:val="35"/>
        </w:numPr>
        <w:rPr>
          <w:sz w:val="20"/>
          <w:szCs w:val="20"/>
        </w:rPr>
      </w:pPr>
      <w:r w:rsidRPr="001F611C">
        <w:rPr>
          <w:rFonts w:hint="eastAsia"/>
          <w:b/>
          <w:bCs/>
          <w:sz w:val="20"/>
          <w:szCs w:val="20"/>
        </w:rPr>
        <w:t>운영비</w:t>
      </w:r>
      <w:r w:rsidRPr="001F611C">
        <w:rPr>
          <w:rFonts w:hint="eastAsia"/>
          <w:sz w:val="20"/>
          <w:szCs w:val="20"/>
        </w:rPr>
        <w:t>:</w:t>
      </w:r>
    </w:p>
    <w:p w14:paraId="4CBF0717" w14:textId="2999C212" w:rsidR="00A57AAE" w:rsidRPr="001F611C" w:rsidRDefault="00E55835" w:rsidP="00A57AAE">
      <w:pPr>
        <w:pStyle w:val="a6"/>
        <w:ind w:left="800"/>
        <w:rPr>
          <w:sz w:val="20"/>
          <w:szCs w:val="20"/>
        </w:rPr>
      </w:pPr>
      <w:r w:rsidRPr="001F611C">
        <w:rPr>
          <w:sz w:val="20"/>
          <w:szCs w:val="20"/>
        </w:rPr>
        <w:t>‘</w:t>
      </w:r>
      <w:r w:rsidR="00A57AAE" w:rsidRPr="001F611C">
        <w:rPr>
          <w:rFonts w:hint="eastAsia"/>
          <w:sz w:val="20"/>
          <w:szCs w:val="20"/>
        </w:rPr>
        <w:t>별첨</w:t>
      </w:r>
      <w:r w:rsidR="00A57AAE" w:rsidRPr="001F611C">
        <w:rPr>
          <w:sz w:val="20"/>
          <w:szCs w:val="20"/>
        </w:rPr>
        <w:t xml:space="preserve"> 2</w:t>
      </w:r>
      <w:r w:rsidRPr="001F611C">
        <w:rPr>
          <w:rFonts w:hint="eastAsia"/>
          <w:sz w:val="20"/>
          <w:szCs w:val="20"/>
        </w:rPr>
        <w:t>. 운영비 목록</w:t>
      </w:r>
      <w:r w:rsidRPr="001F611C">
        <w:rPr>
          <w:sz w:val="20"/>
          <w:szCs w:val="20"/>
        </w:rPr>
        <w:t>’</w:t>
      </w:r>
      <w:r w:rsidR="00A57AAE" w:rsidRPr="001F611C">
        <w:rPr>
          <w:sz w:val="20"/>
          <w:szCs w:val="20"/>
        </w:rPr>
        <w:t>에 기재된 항목으로 하며, 부가가치세를 제외한 금액으로 한다. 별첨 2는 본 계약의 일부로서 당사자의 서명·날인 없이도 본 계약과 동일한 효력을 가진다.</w:t>
      </w:r>
    </w:p>
    <w:p w14:paraId="2C31213E" w14:textId="20DF68E9" w:rsidR="00A57AAE" w:rsidRPr="001F611C" w:rsidRDefault="00A57AAE" w:rsidP="00A57AAE">
      <w:pPr>
        <w:pStyle w:val="a6"/>
        <w:numPr>
          <w:ilvl w:val="0"/>
          <w:numId w:val="35"/>
        </w:numPr>
        <w:rPr>
          <w:sz w:val="20"/>
          <w:szCs w:val="20"/>
        </w:rPr>
      </w:pPr>
      <w:r w:rsidRPr="001F611C">
        <w:rPr>
          <w:rFonts w:hint="eastAsia"/>
          <w:b/>
          <w:bCs/>
          <w:sz w:val="20"/>
          <w:szCs w:val="20"/>
        </w:rPr>
        <w:t>카드수수료</w:t>
      </w:r>
      <w:r w:rsidRPr="001F611C">
        <w:rPr>
          <w:rFonts w:hint="eastAsia"/>
          <w:sz w:val="20"/>
          <w:szCs w:val="20"/>
        </w:rPr>
        <w:t>:</w:t>
      </w:r>
    </w:p>
    <w:p w14:paraId="67FC1726" w14:textId="19FF1B97" w:rsidR="00A57AAE" w:rsidRPr="001F611C" w:rsidRDefault="00A57AAE" w:rsidP="00A57AAE">
      <w:pPr>
        <w:pStyle w:val="a6"/>
        <w:ind w:left="800"/>
        <w:rPr>
          <w:sz w:val="20"/>
          <w:szCs w:val="20"/>
        </w:rPr>
      </w:pPr>
      <w:r w:rsidRPr="001F611C">
        <w:rPr>
          <w:rFonts w:hint="eastAsia"/>
          <w:sz w:val="20"/>
          <w:szCs w:val="20"/>
        </w:rPr>
        <w:t xml:space="preserve">고객의 카드결제에 수반하여 가맹점 명의자인 위탁인이 카드사 </w:t>
      </w:r>
      <w:r w:rsidR="00C5729D" w:rsidRPr="001F611C">
        <w:rPr>
          <w:rFonts w:hint="eastAsia"/>
          <w:sz w:val="20"/>
          <w:szCs w:val="20"/>
        </w:rPr>
        <w:t>또는</w:t>
      </w:r>
      <w:r w:rsidRPr="001F611C">
        <w:rPr>
          <w:rFonts w:hint="eastAsia"/>
          <w:sz w:val="20"/>
          <w:szCs w:val="20"/>
        </w:rPr>
        <w:t xml:space="preserve"> 결제대행사</w:t>
      </w:r>
      <w:r w:rsidR="00C5729D" w:rsidRPr="001F611C">
        <w:rPr>
          <w:rFonts w:hint="eastAsia"/>
          <w:sz w:val="20"/>
          <w:szCs w:val="20"/>
        </w:rPr>
        <w:t xml:space="preserve"> 등</w:t>
      </w:r>
      <w:r w:rsidRPr="001F611C">
        <w:rPr>
          <w:rFonts w:hint="eastAsia"/>
          <w:sz w:val="20"/>
          <w:szCs w:val="20"/>
        </w:rPr>
        <w:t>에 납부하는 수수료</w:t>
      </w:r>
      <w:r w:rsidR="00C5729D" w:rsidRPr="001F611C">
        <w:rPr>
          <w:rFonts w:hint="eastAsia"/>
          <w:sz w:val="20"/>
          <w:szCs w:val="20"/>
        </w:rPr>
        <w:t>로서</w:t>
      </w:r>
      <w:r w:rsidR="00F402C7" w:rsidRPr="001F611C">
        <w:rPr>
          <w:rFonts w:hint="eastAsia"/>
          <w:sz w:val="20"/>
          <w:szCs w:val="20"/>
        </w:rPr>
        <w:t xml:space="preserve">, 정산기준월 GPM상 월별 매출 화면의 POS 결제내역 중 </w:t>
      </w:r>
      <w:r w:rsidR="00F402C7" w:rsidRPr="001F611C">
        <w:rPr>
          <w:sz w:val="20"/>
          <w:szCs w:val="20"/>
        </w:rPr>
        <w:t>‘</w:t>
      </w:r>
      <w:r w:rsidR="00F402C7" w:rsidRPr="001F611C">
        <w:rPr>
          <w:rFonts w:hint="eastAsia"/>
          <w:sz w:val="20"/>
          <w:szCs w:val="20"/>
        </w:rPr>
        <w:t>신용카드</w:t>
      </w:r>
      <w:r w:rsidR="00F402C7" w:rsidRPr="001F611C">
        <w:rPr>
          <w:sz w:val="20"/>
          <w:szCs w:val="20"/>
        </w:rPr>
        <w:t>’</w:t>
      </w:r>
      <w:r w:rsidR="00F402C7" w:rsidRPr="001F611C">
        <w:rPr>
          <w:rFonts w:hint="eastAsia"/>
          <w:sz w:val="20"/>
          <w:szCs w:val="20"/>
        </w:rPr>
        <w:t xml:space="preserve"> 금액</w:t>
      </w:r>
      <w:r w:rsidR="00F51D5F">
        <w:rPr>
          <w:rFonts w:hint="eastAsia"/>
          <w:sz w:val="20"/>
          <w:szCs w:val="20"/>
        </w:rPr>
        <w:t>과</w:t>
      </w:r>
      <w:r w:rsidR="001B5EB9">
        <w:rPr>
          <w:rFonts w:hint="eastAsia"/>
          <w:sz w:val="20"/>
          <w:szCs w:val="20"/>
        </w:rPr>
        <w:t xml:space="preserve"> 보조단말기 매출 화면의 </w:t>
      </w:r>
      <w:r w:rsidR="00A06246">
        <w:rPr>
          <w:sz w:val="20"/>
          <w:szCs w:val="20"/>
        </w:rPr>
        <w:t>‘</w:t>
      </w:r>
      <w:r w:rsidR="00A06246">
        <w:rPr>
          <w:rFonts w:hint="eastAsia"/>
          <w:sz w:val="20"/>
          <w:szCs w:val="20"/>
        </w:rPr>
        <w:t>카드 승인</w:t>
      </w:r>
      <w:r w:rsidR="00A06246">
        <w:rPr>
          <w:sz w:val="20"/>
          <w:szCs w:val="20"/>
        </w:rPr>
        <w:t>’</w:t>
      </w:r>
      <w:r w:rsidR="00A06246">
        <w:rPr>
          <w:rFonts w:hint="eastAsia"/>
          <w:sz w:val="20"/>
          <w:szCs w:val="20"/>
        </w:rPr>
        <w:t xml:space="preserve"> 금액</w:t>
      </w:r>
      <w:r w:rsidR="00F402C7" w:rsidRPr="001F611C">
        <w:rPr>
          <w:rFonts w:hint="eastAsia"/>
          <w:sz w:val="20"/>
          <w:szCs w:val="20"/>
        </w:rPr>
        <w:t>에 1.15%를 곱하여 산정한 금액으로 한다. 이는 익월 5일 정산 시점에는 정산기준월의 카드사 정산 확정이 현실적으로 곤란한 사정을 고려하여 정산의 신속·편의성을 확보하기 위한 고정요율이며, 관련 제도 또는 수수료 체계 변경 등으로 위 산정 방</w:t>
      </w:r>
      <w:r w:rsidR="00F402C7" w:rsidRPr="001F611C">
        <w:rPr>
          <w:rFonts w:hint="eastAsia"/>
          <w:sz w:val="20"/>
          <w:szCs w:val="20"/>
        </w:rPr>
        <w:lastRenderedPageBreak/>
        <w:t>식과 위탁인에게 실제 부과되는 수수료 사이에 현저한 괴리가 발생하는 경우에는 당사자가 상호 협의하여 합리적으로 조정한다.</w:t>
      </w:r>
      <w:del w:id="110" w:author="성민 노" w:date="2026-09-08T15:00:00Z" w16du:dateUtc="2026-09-08T06:00:00Z">
        <w:r w:rsidR="00F402C7" w:rsidRPr="001F611C" w:rsidDel="00FB47BF">
          <w:rPr>
            <w:rFonts w:hint="eastAsia"/>
            <w:sz w:val="20"/>
            <w:szCs w:val="20"/>
          </w:rPr>
          <w:delText xml:space="preserve"> </w:delText>
        </w:r>
      </w:del>
    </w:p>
    <w:p w14:paraId="7F54E24C" w14:textId="5E91C0C2" w:rsidR="00CB55CF" w:rsidRDefault="009639BF" w:rsidP="00A57AAE">
      <w:pPr>
        <w:pStyle w:val="a6"/>
        <w:numPr>
          <w:ilvl w:val="0"/>
          <w:numId w:val="35"/>
        </w:numPr>
        <w:rPr>
          <w:b/>
          <w:bCs/>
          <w:sz w:val="20"/>
          <w:szCs w:val="20"/>
        </w:rPr>
      </w:pPr>
      <w:r w:rsidRPr="00F56FFA">
        <w:rPr>
          <w:rFonts w:hint="eastAsia"/>
          <w:b/>
          <w:bCs/>
          <w:sz w:val="20"/>
          <w:szCs w:val="20"/>
        </w:rPr>
        <w:t>현금</w:t>
      </w:r>
      <w:r w:rsidRPr="00F56FFA">
        <w:rPr>
          <w:b/>
          <w:bCs/>
          <w:sz w:val="20"/>
          <w:szCs w:val="20"/>
        </w:rPr>
        <w:t xml:space="preserve"> 정산 차액:</w:t>
      </w:r>
    </w:p>
    <w:p w14:paraId="627A7A74" w14:textId="07D5C9D1" w:rsidR="009639BF" w:rsidRPr="009639BF" w:rsidRDefault="009639BF" w:rsidP="00F56FFA">
      <w:pPr>
        <w:pStyle w:val="a6"/>
        <w:ind w:left="800"/>
        <w:rPr>
          <w:sz w:val="20"/>
          <w:szCs w:val="20"/>
        </w:rPr>
      </w:pPr>
      <w:r>
        <w:rPr>
          <w:rFonts w:hint="eastAsia"/>
          <w:sz w:val="20"/>
          <w:szCs w:val="20"/>
        </w:rPr>
        <w:t>정산기준월 GPM상 현금 매출액과 영업장 실제 현금 정산액 사이에 차이가 있는 경우, 당사자가 객관적 자료에 따라 상호 확인한 그 차액을 말하며, 위탁인이 수령하여야 할 금액은 공제항목에 포함하고, 위탁인이 반환하여야 할 금액이 있는 경우에는 이를 반영하여 정산한다.</w:t>
      </w:r>
    </w:p>
    <w:p w14:paraId="2353B6C0" w14:textId="3E4FE4BF" w:rsidR="00EE4276" w:rsidRDefault="00760DFF" w:rsidP="00A57AAE">
      <w:pPr>
        <w:pStyle w:val="a6"/>
        <w:numPr>
          <w:ilvl w:val="0"/>
          <w:numId w:val="35"/>
        </w:numPr>
        <w:rPr>
          <w:ins w:id="111" w:author="성민 노" w:date="2026-09-08T14:49:00Z" w16du:dateUtc="2026-09-08T05:49:00Z"/>
          <w:b/>
          <w:bCs/>
          <w:sz w:val="20"/>
          <w:szCs w:val="20"/>
        </w:rPr>
      </w:pPr>
      <w:ins w:id="112" w:author="성민 노" w:date="2026-09-08T14:49:00Z" w16du:dateUtc="2026-09-08T05:49:00Z">
        <w:r w:rsidRPr="00760DFF">
          <w:rPr>
            <w:rFonts w:hint="eastAsia"/>
            <w:b/>
            <w:bCs/>
            <w:sz w:val="20"/>
            <w:szCs w:val="20"/>
            <w:rPrChange w:id="113" w:author="성민 노" w:date="2026-09-08T14:49:00Z" w16du:dateUtc="2026-09-08T05:49:00Z">
              <w:rPr>
                <w:rFonts w:hint="eastAsia"/>
                <w:sz w:val="20"/>
                <w:szCs w:val="20"/>
              </w:rPr>
            </w:rPrChange>
          </w:rPr>
          <w:t>힐링밥상</w:t>
        </w:r>
        <w:r w:rsidRPr="00760DFF">
          <w:rPr>
            <w:b/>
            <w:bCs/>
            <w:sz w:val="20"/>
            <w:szCs w:val="20"/>
            <w:rPrChange w:id="114" w:author="성민 노" w:date="2026-09-08T14:49:00Z" w16du:dateUtc="2026-09-08T05:49:00Z">
              <w:rPr>
                <w:sz w:val="20"/>
                <w:szCs w:val="20"/>
              </w:rPr>
            </w:rPrChange>
          </w:rPr>
          <w:t xml:space="preserve"> 주류 매입비:</w:t>
        </w:r>
      </w:ins>
    </w:p>
    <w:p w14:paraId="5A01715D" w14:textId="5BE3AE58" w:rsidR="00760DFF" w:rsidRPr="00760DFF" w:rsidRDefault="00760DFF">
      <w:pPr>
        <w:pStyle w:val="a6"/>
        <w:ind w:left="800"/>
        <w:rPr>
          <w:ins w:id="115" w:author="성민 노" w:date="2026-09-08T14:49:00Z" w16du:dateUtc="2026-09-08T05:49:00Z"/>
          <w:sz w:val="20"/>
          <w:szCs w:val="20"/>
        </w:rPr>
        <w:pPrChange w:id="116" w:author="성민 노" w:date="2026-09-08T14:49:00Z" w16du:dateUtc="2026-09-08T05:49:00Z">
          <w:pPr>
            <w:pStyle w:val="a6"/>
            <w:numPr>
              <w:numId w:val="35"/>
            </w:numPr>
            <w:ind w:left="800" w:hanging="360"/>
          </w:pPr>
        </w:pPrChange>
      </w:pPr>
      <w:ins w:id="117" w:author="성민 노" w:date="2026-09-08T14:49:00Z">
        <w:r w:rsidRPr="00760DFF">
          <w:rPr>
            <w:sz w:val="20"/>
            <w:szCs w:val="20"/>
          </w:rPr>
          <w:t>당사자 간 합의에 따라 위탁인 명의의 힐링밥상 사업장을 통하여 매입한 주류의 실제 매입비용으로서, 세금계산서, 거래명세서, 카드전표 기타 객관적인 증빙자료에 따라 확인되는 금액 중 부가가치세를 제외한 금액으로 한다.</w:t>
        </w:r>
      </w:ins>
    </w:p>
    <w:p w14:paraId="717409AE" w14:textId="66FA1710" w:rsidR="00A57AAE" w:rsidRPr="001F611C" w:rsidRDefault="00A57AAE" w:rsidP="00A57AAE">
      <w:pPr>
        <w:pStyle w:val="a6"/>
        <w:numPr>
          <w:ilvl w:val="0"/>
          <w:numId w:val="35"/>
        </w:numPr>
        <w:rPr>
          <w:sz w:val="20"/>
          <w:szCs w:val="20"/>
        </w:rPr>
      </w:pPr>
      <w:r w:rsidRPr="001F611C">
        <w:rPr>
          <w:rFonts w:hint="eastAsia"/>
          <w:sz w:val="20"/>
          <w:szCs w:val="20"/>
        </w:rPr>
        <w:t>그</w:t>
      </w:r>
      <w:r w:rsidR="005D48F9" w:rsidRPr="001F611C">
        <w:rPr>
          <w:rFonts w:hint="eastAsia"/>
          <w:sz w:val="20"/>
          <w:szCs w:val="20"/>
        </w:rPr>
        <w:t xml:space="preserve"> </w:t>
      </w:r>
      <w:r w:rsidRPr="001F611C">
        <w:rPr>
          <w:rFonts w:hint="eastAsia"/>
          <w:sz w:val="20"/>
          <w:szCs w:val="20"/>
        </w:rPr>
        <w:t>밖의</w:t>
      </w:r>
      <w:r w:rsidRPr="001F611C">
        <w:rPr>
          <w:sz w:val="20"/>
          <w:szCs w:val="20"/>
        </w:rPr>
        <w:t xml:space="preserve"> 영업장 운영과 관련하여 위탁인 명의로 청구되거나 위탁인이 실제 납부한 비용</w:t>
      </w:r>
      <w:r w:rsidR="007155EC">
        <w:rPr>
          <w:rFonts w:hint="eastAsia"/>
          <w:sz w:val="20"/>
          <w:szCs w:val="20"/>
        </w:rPr>
        <w:t>(교통유발부담금(분담금), 옥외광고물 관련 수수료·사용료 등</w:t>
      </w:r>
      <w:r w:rsidR="002F1FD6">
        <w:rPr>
          <w:rFonts w:hint="eastAsia"/>
          <w:sz w:val="20"/>
          <w:szCs w:val="20"/>
        </w:rPr>
        <w:t>을 포함하되 이에 한정</w:t>
      </w:r>
      <w:r w:rsidR="009010F2">
        <w:rPr>
          <w:rFonts w:hint="eastAsia"/>
          <w:sz w:val="20"/>
          <w:szCs w:val="20"/>
        </w:rPr>
        <w:t>되</w:t>
      </w:r>
      <w:r w:rsidR="002F1FD6">
        <w:rPr>
          <w:rFonts w:hint="eastAsia"/>
          <w:sz w:val="20"/>
          <w:szCs w:val="20"/>
        </w:rPr>
        <w:t xml:space="preserve">지 </w:t>
      </w:r>
      <w:r w:rsidR="0021779B">
        <w:rPr>
          <w:rFonts w:hint="eastAsia"/>
          <w:sz w:val="20"/>
          <w:szCs w:val="20"/>
        </w:rPr>
        <w:t>아니한다</w:t>
      </w:r>
      <w:r w:rsidR="007155EC">
        <w:rPr>
          <w:rFonts w:hint="eastAsia"/>
          <w:sz w:val="20"/>
          <w:szCs w:val="20"/>
        </w:rPr>
        <w:t>)</w:t>
      </w:r>
      <w:r w:rsidRPr="001F611C">
        <w:rPr>
          <w:sz w:val="20"/>
          <w:szCs w:val="20"/>
        </w:rPr>
        <w:t>이 있는 경우, 그 비용을 공제항목에 포함하여 공제한다.</w:t>
      </w:r>
    </w:p>
    <w:p w14:paraId="0AA75D25" w14:textId="5E88D2C3" w:rsidR="00341918" w:rsidRPr="001F611C" w:rsidRDefault="00341918" w:rsidP="00323BB8">
      <w:pPr>
        <w:pStyle w:val="a6"/>
        <w:numPr>
          <w:ilvl w:val="0"/>
          <w:numId w:val="34"/>
        </w:numPr>
        <w:rPr>
          <w:sz w:val="20"/>
          <w:szCs w:val="20"/>
        </w:rPr>
      </w:pPr>
      <w:r w:rsidRPr="001F611C">
        <w:rPr>
          <w:rFonts w:hint="eastAsia"/>
          <w:sz w:val="20"/>
          <w:szCs w:val="20"/>
        </w:rPr>
        <w:t>용역비 정산은 매월을 기준으로 하며, 정산기준월의 매출은 익월 최초 영업일에 확정한다.</w:t>
      </w:r>
      <w:r w:rsidR="003720B4" w:rsidRPr="001F611C">
        <w:rPr>
          <w:rFonts w:hint="eastAsia"/>
          <w:sz w:val="20"/>
          <w:szCs w:val="20"/>
        </w:rPr>
        <w:t xml:space="preserve"> </w:t>
      </w:r>
      <w:bookmarkStart w:id="118" w:name="_Hlk207809139"/>
      <w:r w:rsidR="00831D2E" w:rsidRPr="001F611C">
        <w:rPr>
          <w:rFonts w:hint="eastAsia"/>
          <w:sz w:val="20"/>
          <w:szCs w:val="20"/>
        </w:rPr>
        <w:t xml:space="preserve">공제항목을 포함한 최종 정산 금액은 익월 5일에 확정하는 것으로 </w:t>
      </w:r>
      <w:r w:rsidR="0085255C" w:rsidRPr="001F611C">
        <w:rPr>
          <w:rFonts w:hint="eastAsia"/>
          <w:sz w:val="20"/>
          <w:szCs w:val="20"/>
        </w:rPr>
        <w:t>한다.</w:t>
      </w:r>
      <w:bookmarkEnd w:id="118"/>
    </w:p>
    <w:p w14:paraId="44FE59DA" w14:textId="014CD168" w:rsidR="00341918" w:rsidRPr="001F611C" w:rsidRDefault="00341918" w:rsidP="00341918">
      <w:pPr>
        <w:pStyle w:val="a6"/>
        <w:numPr>
          <w:ilvl w:val="0"/>
          <w:numId w:val="47"/>
        </w:numPr>
        <w:rPr>
          <w:sz w:val="20"/>
          <w:szCs w:val="20"/>
        </w:rPr>
      </w:pPr>
      <w:r w:rsidRPr="001F611C">
        <w:rPr>
          <w:rFonts w:hint="eastAsia"/>
          <w:sz w:val="20"/>
          <w:szCs w:val="20"/>
        </w:rPr>
        <w:t>공제 후 잔액이 0 이상인 경우, 수탁인</w:t>
      </w:r>
      <w:r w:rsidRPr="001F611C">
        <w:rPr>
          <w:sz w:val="20"/>
          <w:szCs w:val="20"/>
        </w:rPr>
        <w:t>은</w:t>
      </w:r>
      <w:r w:rsidRPr="001F611C">
        <w:rPr>
          <w:rFonts w:hint="eastAsia"/>
          <w:sz w:val="20"/>
          <w:szCs w:val="20"/>
        </w:rPr>
        <w:t xml:space="preserve"> 확정된 금액에 따라 </w:t>
      </w:r>
      <w:r w:rsidR="0085255C" w:rsidRPr="001F611C">
        <w:rPr>
          <w:rFonts w:hint="eastAsia"/>
          <w:sz w:val="20"/>
          <w:szCs w:val="20"/>
        </w:rPr>
        <w:t xml:space="preserve">익월 5일까지 </w:t>
      </w:r>
      <w:r w:rsidR="007028A4" w:rsidRPr="001F611C">
        <w:rPr>
          <w:rFonts w:hint="eastAsia"/>
          <w:sz w:val="20"/>
          <w:szCs w:val="20"/>
        </w:rPr>
        <w:t>세금</w:t>
      </w:r>
      <w:r w:rsidRPr="001F611C">
        <w:rPr>
          <w:rFonts w:hint="eastAsia"/>
          <w:sz w:val="20"/>
          <w:szCs w:val="20"/>
        </w:rPr>
        <w:t xml:space="preserve">계산서를 </w:t>
      </w:r>
      <w:r w:rsidR="0085255C" w:rsidRPr="001F611C">
        <w:rPr>
          <w:rFonts w:hint="eastAsia"/>
          <w:sz w:val="20"/>
          <w:szCs w:val="20"/>
        </w:rPr>
        <w:t xml:space="preserve">위탁인에게 </w:t>
      </w:r>
      <w:r w:rsidRPr="001F611C">
        <w:rPr>
          <w:rFonts w:hint="eastAsia"/>
          <w:sz w:val="20"/>
          <w:szCs w:val="20"/>
        </w:rPr>
        <w:t>발행하고, 위탁인</w:t>
      </w:r>
      <w:r w:rsidRPr="001F611C">
        <w:rPr>
          <w:sz w:val="20"/>
          <w:szCs w:val="20"/>
        </w:rPr>
        <w:t>은</w:t>
      </w:r>
      <w:r w:rsidRPr="001F611C">
        <w:rPr>
          <w:rFonts w:hint="eastAsia"/>
          <w:sz w:val="20"/>
          <w:szCs w:val="20"/>
        </w:rPr>
        <w:t xml:space="preserve"> </w:t>
      </w:r>
      <w:r w:rsidR="00F80CD3" w:rsidRPr="001F611C">
        <w:rPr>
          <w:rFonts w:hint="eastAsia"/>
          <w:sz w:val="20"/>
          <w:szCs w:val="20"/>
        </w:rPr>
        <w:t>익월 5일에</w:t>
      </w:r>
      <w:r w:rsidR="00B54317" w:rsidRPr="001F611C">
        <w:rPr>
          <w:rFonts w:hint="eastAsia"/>
          <w:sz w:val="20"/>
          <w:szCs w:val="20"/>
        </w:rPr>
        <w:t xml:space="preserve"> </w:t>
      </w:r>
      <w:r w:rsidRPr="001F611C">
        <w:rPr>
          <w:rFonts w:hint="eastAsia"/>
          <w:sz w:val="20"/>
          <w:szCs w:val="20"/>
        </w:rPr>
        <w:t>정산된 용역비를 지급한다.</w:t>
      </w:r>
    </w:p>
    <w:p w14:paraId="39BE8700" w14:textId="2CDC1320" w:rsidR="004D5292" w:rsidRPr="001F611C" w:rsidRDefault="00341918" w:rsidP="004D5292">
      <w:pPr>
        <w:pStyle w:val="a6"/>
        <w:numPr>
          <w:ilvl w:val="0"/>
          <w:numId w:val="47"/>
        </w:numPr>
        <w:rPr>
          <w:sz w:val="20"/>
          <w:szCs w:val="20"/>
        </w:rPr>
      </w:pPr>
      <w:r w:rsidRPr="001F611C">
        <w:rPr>
          <w:rFonts w:hint="eastAsia"/>
          <w:sz w:val="20"/>
          <w:szCs w:val="20"/>
        </w:rPr>
        <w:t xml:space="preserve">공제 후 잔액이 0 미만인 경우, </w:t>
      </w:r>
      <w:r w:rsidR="005923AE" w:rsidRPr="001F611C">
        <w:rPr>
          <w:rFonts w:hint="eastAsia"/>
          <w:sz w:val="20"/>
          <w:szCs w:val="20"/>
        </w:rPr>
        <w:t xml:space="preserve">그 부족액은 </w:t>
      </w:r>
      <w:r w:rsidR="000C1D32" w:rsidRPr="001F611C">
        <w:rPr>
          <w:rFonts w:hint="eastAsia"/>
          <w:sz w:val="20"/>
          <w:szCs w:val="20"/>
        </w:rPr>
        <w:t xml:space="preserve">정산 결과 </w:t>
      </w:r>
      <w:r w:rsidR="00B54317" w:rsidRPr="001F611C">
        <w:rPr>
          <w:rFonts w:hint="eastAsia"/>
          <w:sz w:val="20"/>
          <w:szCs w:val="20"/>
        </w:rPr>
        <w:t xml:space="preserve">수탁인이 위탁인에게 지급하여야 </w:t>
      </w:r>
      <w:r w:rsidR="000C1D32" w:rsidRPr="001F611C">
        <w:rPr>
          <w:rFonts w:hint="eastAsia"/>
          <w:sz w:val="20"/>
          <w:szCs w:val="20"/>
        </w:rPr>
        <w:t>할 금액</w:t>
      </w:r>
      <w:r w:rsidR="00B54317" w:rsidRPr="001F611C">
        <w:rPr>
          <w:rFonts w:hint="eastAsia"/>
          <w:sz w:val="20"/>
          <w:szCs w:val="20"/>
        </w:rPr>
        <w:t xml:space="preserve">으로 </w:t>
      </w:r>
      <w:r w:rsidR="000C1D32" w:rsidRPr="001F611C">
        <w:rPr>
          <w:rFonts w:hint="eastAsia"/>
          <w:sz w:val="20"/>
          <w:szCs w:val="20"/>
        </w:rPr>
        <w:t>한</w:t>
      </w:r>
      <w:r w:rsidR="00B54317" w:rsidRPr="001F611C">
        <w:rPr>
          <w:rFonts w:hint="eastAsia"/>
          <w:sz w:val="20"/>
          <w:szCs w:val="20"/>
        </w:rPr>
        <w:t xml:space="preserve">다. </w:t>
      </w:r>
      <w:r w:rsidRPr="001F611C">
        <w:rPr>
          <w:rFonts w:hint="eastAsia"/>
          <w:sz w:val="20"/>
          <w:szCs w:val="20"/>
        </w:rPr>
        <w:t>위탁인</w:t>
      </w:r>
      <w:r w:rsidR="00B27DCB" w:rsidRPr="001F611C">
        <w:rPr>
          <w:rFonts w:hint="eastAsia"/>
          <w:sz w:val="20"/>
          <w:szCs w:val="20"/>
        </w:rPr>
        <w:t>은</w:t>
      </w:r>
      <w:r w:rsidRPr="001F611C">
        <w:rPr>
          <w:rFonts w:hint="eastAsia"/>
          <w:sz w:val="20"/>
          <w:szCs w:val="20"/>
        </w:rPr>
        <w:t xml:space="preserve"> </w:t>
      </w:r>
      <w:r w:rsidR="0085255C" w:rsidRPr="001F611C">
        <w:rPr>
          <w:rFonts w:hint="eastAsia"/>
          <w:sz w:val="20"/>
          <w:szCs w:val="20"/>
        </w:rPr>
        <w:t xml:space="preserve">익월 5일까지 </w:t>
      </w:r>
      <w:r w:rsidR="001470DE" w:rsidRPr="001F611C">
        <w:rPr>
          <w:rFonts w:hint="eastAsia"/>
          <w:sz w:val="20"/>
          <w:szCs w:val="20"/>
        </w:rPr>
        <w:t xml:space="preserve">부족액에 대한 세금계산서를 수탁인에게 발행하고, 수탁인은 </w:t>
      </w:r>
      <w:r w:rsidR="0085255C" w:rsidRPr="001F611C">
        <w:rPr>
          <w:rFonts w:hint="eastAsia"/>
          <w:sz w:val="20"/>
          <w:szCs w:val="20"/>
        </w:rPr>
        <w:t>익월 5일에 세금계산서에 기재된 금액을 지급한다.</w:t>
      </w:r>
    </w:p>
    <w:p w14:paraId="6C00439F" w14:textId="24E4F05F" w:rsidR="0085255C" w:rsidRPr="001F611C" w:rsidRDefault="00FD0AFF" w:rsidP="004D5292">
      <w:pPr>
        <w:pStyle w:val="a6"/>
        <w:numPr>
          <w:ilvl w:val="0"/>
          <w:numId w:val="47"/>
        </w:numPr>
        <w:rPr>
          <w:sz w:val="20"/>
          <w:szCs w:val="20"/>
        </w:rPr>
      </w:pPr>
      <w:r w:rsidRPr="001F611C">
        <w:rPr>
          <w:rFonts w:hint="eastAsia"/>
          <w:sz w:val="20"/>
          <w:szCs w:val="20"/>
        </w:rPr>
        <w:t>본 항에서 정한 익월 5일이 금융기관 휴무일인 경우, 본 항에 따른 확정, 세금계산서 발행 및 지급은 익영업일에 한다.</w:t>
      </w:r>
    </w:p>
    <w:p w14:paraId="30F11F55" w14:textId="57ABEDD9" w:rsidR="00A17964" w:rsidRPr="001F611C" w:rsidRDefault="0044738B" w:rsidP="00A17964">
      <w:pPr>
        <w:pStyle w:val="a6"/>
        <w:numPr>
          <w:ilvl w:val="0"/>
          <w:numId w:val="34"/>
        </w:numPr>
        <w:rPr>
          <w:sz w:val="20"/>
          <w:szCs w:val="20"/>
        </w:rPr>
      </w:pPr>
      <w:r w:rsidRPr="001F611C">
        <w:rPr>
          <w:rFonts w:hint="eastAsia"/>
          <w:sz w:val="20"/>
          <w:szCs w:val="20"/>
        </w:rPr>
        <w:t>수탁인은</w:t>
      </w:r>
      <w:r w:rsidRPr="001F611C">
        <w:rPr>
          <w:sz w:val="20"/>
          <w:szCs w:val="20"/>
        </w:rPr>
        <w:t xml:space="preserve"> 인건비, 4대보험 및 이에 준하는 법정비용, 마케팅·홍보비, </w:t>
      </w:r>
      <w:ins w:id="119" w:author="성민 노" w:date="2026-09-08T16:34:00Z" w16du:dateUtc="2026-09-08T07:34:00Z">
        <w:r w:rsidR="004E097D">
          <w:rPr>
            <w:rFonts w:hint="eastAsia"/>
            <w:sz w:val="20"/>
            <w:szCs w:val="20"/>
          </w:rPr>
          <w:t>힐링밥상의 주</w:t>
        </w:r>
      </w:ins>
      <w:ins w:id="120" w:author="성민 노" w:date="2026-09-08T16:35:00Z" w16du:dateUtc="2026-09-08T07:35:00Z">
        <w:r w:rsidR="004E097D">
          <w:rPr>
            <w:rFonts w:hint="eastAsia"/>
            <w:sz w:val="20"/>
            <w:szCs w:val="20"/>
          </w:rPr>
          <w:t xml:space="preserve">류를 제외한 </w:t>
        </w:r>
      </w:ins>
      <w:ins w:id="121" w:author="성민 노" w:date="2026-09-08T16:58:00Z" w16du:dateUtc="2026-09-08T07:58:00Z">
        <w:r w:rsidR="0021513E">
          <w:rPr>
            <w:rFonts w:hint="eastAsia"/>
            <w:sz w:val="20"/>
            <w:szCs w:val="20"/>
          </w:rPr>
          <w:t>식재료</w:t>
        </w:r>
        <w:r w:rsidR="0021513E">
          <w:rPr>
            <w:sz w:val="20"/>
            <w:szCs w:val="20"/>
          </w:rPr>
          <w:t>·</w:t>
        </w:r>
        <w:r w:rsidR="0021513E">
          <w:rPr>
            <w:rFonts w:hint="eastAsia"/>
            <w:sz w:val="20"/>
            <w:szCs w:val="20"/>
          </w:rPr>
          <w:t>음료</w:t>
        </w:r>
      </w:ins>
      <w:ins w:id="122" w:author="성민 노" w:date="2026-09-08T16:59:00Z" w16du:dateUtc="2026-09-08T07:59:00Z">
        <w:r w:rsidR="00F84066">
          <w:rPr>
            <w:rFonts w:hint="eastAsia"/>
            <w:sz w:val="20"/>
            <w:szCs w:val="20"/>
          </w:rPr>
          <w:t xml:space="preserve"> 매입</w:t>
        </w:r>
        <w:r w:rsidR="001E3487">
          <w:rPr>
            <w:rFonts w:hint="eastAsia"/>
            <w:sz w:val="20"/>
            <w:szCs w:val="20"/>
          </w:rPr>
          <w:t xml:space="preserve">비, </w:t>
        </w:r>
      </w:ins>
      <w:r w:rsidRPr="001F611C">
        <w:rPr>
          <w:sz w:val="20"/>
          <w:szCs w:val="20"/>
        </w:rPr>
        <w:t xml:space="preserve">영업장 운영에 통상적으로 필요한 소모품비 및 </w:t>
      </w:r>
      <w:r w:rsidR="000A6CD5">
        <w:rPr>
          <w:rFonts w:hint="eastAsia"/>
          <w:sz w:val="20"/>
          <w:szCs w:val="20"/>
        </w:rPr>
        <w:t>시설물의 이상·고장·파손</w:t>
      </w:r>
      <w:r w:rsidR="00007596">
        <w:rPr>
          <w:rFonts w:hint="eastAsia"/>
          <w:sz w:val="20"/>
          <w:szCs w:val="20"/>
        </w:rPr>
        <w:t xml:space="preserve">·사고 </w:t>
      </w:r>
      <w:r w:rsidR="000A6CD5">
        <w:rPr>
          <w:rFonts w:hint="eastAsia"/>
          <w:sz w:val="20"/>
          <w:szCs w:val="20"/>
        </w:rPr>
        <w:t>등에 대한 점검·수리·부품교체·유지보수 비용(유상 A/S 포함)</w:t>
      </w:r>
      <w:r w:rsidRPr="001F611C">
        <w:rPr>
          <w:sz w:val="20"/>
          <w:szCs w:val="20"/>
        </w:rPr>
        <w:t xml:space="preserve"> 등 운영 과정에서 발생하는 비용을 전액 직접 부담</w:t>
      </w:r>
      <w:r w:rsidR="00A17964" w:rsidRPr="001F611C">
        <w:rPr>
          <w:rFonts w:eastAsiaTheme="minorHAnsi" w:hint="eastAsia"/>
          <w:sz w:val="20"/>
          <w:szCs w:val="20"/>
        </w:rPr>
        <w:t>하며, 이는 제</w:t>
      </w:r>
      <w:r w:rsidR="00CD4BCA" w:rsidRPr="001F611C">
        <w:rPr>
          <w:rFonts w:eastAsiaTheme="minorHAnsi" w:hint="eastAsia"/>
          <w:sz w:val="20"/>
          <w:szCs w:val="20"/>
        </w:rPr>
        <w:t>1</w:t>
      </w:r>
      <w:r w:rsidR="00A17964" w:rsidRPr="001F611C">
        <w:rPr>
          <w:rFonts w:eastAsiaTheme="minorHAnsi" w:hint="eastAsia"/>
          <w:sz w:val="20"/>
          <w:szCs w:val="20"/>
        </w:rPr>
        <w:t>항의 공제항목에 포함되지 않는다.</w:t>
      </w:r>
    </w:p>
    <w:p w14:paraId="18D26C01" w14:textId="3862371C" w:rsidR="00A17964" w:rsidRPr="001F611C" w:rsidRDefault="00A9288E" w:rsidP="00A17964">
      <w:pPr>
        <w:pStyle w:val="a6"/>
        <w:numPr>
          <w:ilvl w:val="0"/>
          <w:numId w:val="34"/>
        </w:numPr>
        <w:rPr>
          <w:sz w:val="20"/>
          <w:szCs w:val="20"/>
        </w:rPr>
      </w:pPr>
      <w:r w:rsidRPr="001F611C">
        <w:rPr>
          <w:rFonts w:eastAsiaTheme="minorHAnsi"/>
          <w:sz w:val="20"/>
          <w:szCs w:val="20"/>
        </w:rPr>
        <w:t>영업장 운영의 안정 및 서비스 품질 유지를 위해 골프존 장비의 업그레이드가 필요한 경우, 업그레이드의 시행 여부, 범위 및 비용 분담 방법은 당사자가 사전에 협의하여 정한다. 업그레이드된 장비(부속·부품 포함)의 명의 및 관리·처분에 관한 사항은 기존 장비의 귀속 관계에 따른다.</w:t>
      </w:r>
    </w:p>
    <w:p w14:paraId="23804CC4" w14:textId="29F3658C" w:rsidR="00AE77A8" w:rsidRPr="00C46E4A" w:rsidRDefault="008531BD" w:rsidP="00A17964">
      <w:pPr>
        <w:pStyle w:val="a6"/>
        <w:numPr>
          <w:ilvl w:val="0"/>
          <w:numId w:val="34"/>
        </w:numPr>
        <w:rPr>
          <w:ins w:id="123" w:author="성민 노" w:date="2026-09-08T15:17:00Z" w16du:dateUtc="2026-09-08T06:17:00Z"/>
          <w:sz w:val="20"/>
          <w:szCs w:val="20"/>
          <w:rPrChange w:id="124" w:author="성민 노" w:date="2026-09-08T15:17:00Z" w16du:dateUtc="2026-09-08T06:17:00Z">
            <w:rPr>
              <w:ins w:id="125" w:author="성민 노" w:date="2026-09-08T15:17:00Z" w16du:dateUtc="2026-09-08T06:17:00Z"/>
              <w:rFonts w:eastAsiaTheme="minorHAnsi"/>
              <w:sz w:val="20"/>
              <w:szCs w:val="20"/>
            </w:rPr>
          </w:rPrChange>
        </w:rPr>
      </w:pPr>
      <w:r w:rsidRPr="001F611C">
        <w:rPr>
          <w:rFonts w:eastAsiaTheme="minorHAnsi" w:hint="eastAsia"/>
          <w:sz w:val="20"/>
          <w:szCs w:val="20"/>
        </w:rPr>
        <w:t>당사자 일방은 본 계약에 따라 상대방에 대하여 가지는 금전채권을 상대방</w:t>
      </w:r>
      <w:r w:rsidR="00AE77A8" w:rsidRPr="001F611C">
        <w:rPr>
          <w:rFonts w:eastAsiaTheme="minorHAnsi" w:hint="eastAsia"/>
          <w:sz w:val="20"/>
          <w:szCs w:val="20"/>
        </w:rPr>
        <w:t>에 대한 채무와 상계할 수 있다.</w:t>
      </w:r>
      <w:r w:rsidRPr="001F611C">
        <w:rPr>
          <w:rFonts w:eastAsiaTheme="minorHAnsi" w:hint="eastAsia"/>
          <w:sz w:val="20"/>
          <w:szCs w:val="20"/>
        </w:rPr>
        <w:t xml:space="preserve"> 다만, 상계 후에도 다툼이 있는 금액은 별도로 합의하거나 법적 절차에 따른다.</w:t>
      </w:r>
    </w:p>
    <w:p w14:paraId="0660A97E" w14:textId="3DE32AED" w:rsidR="00C46E4A" w:rsidRPr="001F611C" w:rsidRDefault="003B02EB" w:rsidP="00A17964">
      <w:pPr>
        <w:pStyle w:val="a6"/>
        <w:numPr>
          <w:ilvl w:val="0"/>
          <w:numId w:val="34"/>
        </w:numPr>
        <w:rPr>
          <w:sz w:val="20"/>
          <w:szCs w:val="20"/>
        </w:rPr>
      </w:pPr>
      <w:ins w:id="126" w:author="성민 노" w:date="2026-09-08T15:18:00Z">
        <w:r w:rsidRPr="003B02EB">
          <w:rPr>
            <w:sz w:val="20"/>
            <w:szCs w:val="20"/>
          </w:rPr>
          <w:t>제8조 및 제9조에 따라 수탁인이 부담하여야 할 비용, 상환금, 손해배상금 기타 금전채무가 발생한 경우, 위탁인은 수탁인에게 지급할 용역비 및 기타 정산금에서 해당 금액을 우선 공제할 수 있다. 용역비 및 기타 정산금으로 전액 충당되지 아니하는 경우 위탁인은 부족한 금액을 이행보증금에서 충당할 수 있으며, 수탁인은 제4조에 따라 이행보증금을 약정금액까지 보충하여야 한다. 비용 또는 손해의 발생은 객관적인 자료에 따라 확인되었으나 그 최종 금액이 확정되지 아니한 경우, 위탁인은 합리적으로 예상되는 금액의 범위에서 용역비 또는 기타 정산금의 지급을 유보할 수 있으며, 최종 금액이 확정된 후 그 차액을 정산한다. 본 항에 따른 공제·충당·지급유보는 위탁인의 상계권 및 별도의 손해배상청구권 행사에 영향을 미치지 아니한다.</w:t>
        </w:r>
      </w:ins>
    </w:p>
    <w:p w14:paraId="0BE27CE3" w14:textId="459EE898" w:rsidR="00F10981" w:rsidRDefault="00F10981" w:rsidP="00A17964">
      <w:pPr>
        <w:pStyle w:val="a6"/>
        <w:numPr>
          <w:ilvl w:val="0"/>
          <w:numId w:val="34"/>
        </w:numPr>
        <w:rPr>
          <w:ins w:id="127" w:author="성민 노" w:date="2026-09-08T19:41:00Z" w16du:dateUtc="2026-09-08T10:41:00Z"/>
          <w:sz w:val="20"/>
          <w:szCs w:val="20"/>
        </w:rPr>
      </w:pPr>
      <w:r w:rsidRPr="001F611C">
        <w:rPr>
          <w:rFonts w:hint="eastAsia"/>
          <w:sz w:val="20"/>
          <w:szCs w:val="20"/>
        </w:rPr>
        <w:t xml:space="preserve">본 조 및 본 </w:t>
      </w:r>
      <w:r w:rsidRPr="001F611C">
        <w:rPr>
          <w:sz w:val="20"/>
          <w:szCs w:val="20"/>
        </w:rPr>
        <w:t>계약에</w:t>
      </w:r>
      <w:r w:rsidRPr="001F611C">
        <w:rPr>
          <w:rFonts w:hint="eastAsia"/>
          <w:sz w:val="20"/>
          <w:szCs w:val="20"/>
        </w:rPr>
        <w:t>서</w:t>
      </w:r>
      <w:r w:rsidRPr="001F611C">
        <w:rPr>
          <w:sz w:val="20"/>
          <w:szCs w:val="20"/>
        </w:rPr>
        <w:t xml:space="preserve"> </w:t>
      </w:r>
      <w:r w:rsidRPr="001F611C">
        <w:rPr>
          <w:rFonts w:hint="eastAsia"/>
          <w:sz w:val="20"/>
          <w:szCs w:val="20"/>
        </w:rPr>
        <w:t>정하는 용역 대가 등 과세대상 공급의 대가는</w:t>
      </w:r>
      <w:r w:rsidRPr="001F611C">
        <w:rPr>
          <w:sz w:val="20"/>
          <w:szCs w:val="20"/>
        </w:rPr>
        <w:t xml:space="preserve"> 부가가치세</w:t>
      </w:r>
      <w:r w:rsidRPr="001F611C">
        <w:rPr>
          <w:rFonts w:hint="eastAsia"/>
          <w:sz w:val="20"/>
          <w:szCs w:val="20"/>
        </w:rPr>
        <w:t xml:space="preserve"> 별도로 하며, 지급 </w:t>
      </w:r>
      <w:r w:rsidRPr="001F611C">
        <w:rPr>
          <w:rFonts w:hint="eastAsia"/>
          <w:sz w:val="20"/>
          <w:szCs w:val="20"/>
        </w:rPr>
        <w:lastRenderedPageBreak/>
        <w:t>시 부가가치세는 별도로 가산한다. 다만, 이행보증금</w:t>
      </w:r>
      <w:r w:rsidR="002B12A2" w:rsidRPr="001F611C">
        <w:rPr>
          <w:rFonts w:hint="eastAsia"/>
          <w:sz w:val="20"/>
          <w:szCs w:val="20"/>
        </w:rPr>
        <w:t>은 부가가치세를 적용하지 아니한다.</w:t>
      </w:r>
    </w:p>
    <w:p w14:paraId="4CF5C228" w14:textId="68C8D9B8" w:rsidR="000755C9" w:rsidRPr="001F611C" w:rsidRDefault="004B2594" w:rsidP="00A17964">
      <w:pPr>
        <w:pStyle w:val="a6"/>
        <w:numPr>
          <w:ilvl w:val="0"/>
          <w:numId w:val="34"/>
        </w:numPr>
        <w:rPr>
          <w:sz w:val="20"/>
          <w:szCs w:val="20"/>
        </w:rPr>
      </w:pPr>
      <w:ins w:id="128" w:author="성민 노" w:date="2026-09-08T19:41:00Z" w16du:dateUtc="2026-09-08T10:41:00Z">
        <w:r w:rsidRPr="004B2594">
          <w:rPr>
            <w:sz w:val="20"/>
            <w:szCs w:val="20"/>
          </w:rPr>
          <w:t>본 계약에 따른 당사자 간 월별 정산, 용역비의 지급 및 이에 수반되는 세금계산서 발행·수취 등 위탁인의 계약상 정산 업무는 창릉 프리미어 골프존 사업장(사업자등록번호 552-85-02879)을 기준으로 처리한다. 다만, 힐링밥상 영업장에서 발생하는 주류 매출·매입 기타 해당 영업장에 직접 귀속되는 거래 및 이에 관한 세무상 증빙은 관계 법령 및 실제 거래의 귀속에 따라 힐링밥상 사업장(사업자등록번호 407-85-09403)을 기준으로 처리한다.</w:t>
        </w:r>
      </w:ins>
    </w:p>
    <w:p w14:paraId="677BD27E" w14:textId="77777777" w:rsidR="00341918" w:rsidRPr="001F611C" w:rsidRDefault="00341918" w:rsidP="00341918">
      <w:pPr>
        <w:rPr>
          <w:sz w:val="20"/>
          <w:szCs w:val="20"/>
        </w:rPr>
      </w:pPr>
    </w:p>
    <w:p w14:paraId="7496A438" w14:textId="23778B1A" w:rsidR="008C495D" w:rsidRPr="001F611C" w:rsidRDefault="008C495D" w:rsidP="004D5292">
      <w:pPr>
        <w:rPr>
          <w:b/>
          <w:bCs/>
          <w:sz w:val="20"/>
          <w:szCs w:val="20"/>
        </w:rPr>
      </w:pPr>
      <w:r w:rsidRPr="001F611C">
        <w:rPr>
          <w:rFonts w:hint="eastAsia"/>
          <w:b/>
          <w:bCs/>
          <w:sz w:val="20"/>
          <w:szCs w:val="20"/>
        </w:rPr>
        <w:t>제</w:t>
      </w:r>
      <w:r w:rsidR="00C236B7" w:rsidRPr="001F611C">
        <w:rPr>
          <w:rFonts w:hint="eastAsia"/>
          <w:b/>
          <w:bCs/>
          <w:sz w:val="20"/>
          <w:szCs w:val="20"/>
        </w:rPr>
        <w:t>8</w:t>
      </w:r>
      <w:r w:rsidRPr="001F611C">
        <w:rPr>
          <w:rFonts w:hint="eastAsia"/>
          <w:b/>
          <w:bCs/>
          <w:sz w:val="20"/>
          <w:szCs w:val="20"/>
        </w:rPr>
        <w:t>조 (인력 관리 책임)</w:t>
      </w:r>
    </w:p>
    <w:p w14:paraId="7E5BAF75" w14:textId="4A0568AA" w:rsidR="008C495D" w:rsidRPr="001F611C" w:rsidRDefault="008C495D" w:rsidP="004D5292">
      <w:pPr>
        <w:rPr>
          <w:sz w:val="20"/>
          <w:szCs w:val="20"/>
        </w:rPr>
      </w:pPr>
      <w:r w:rsidRPr="001F611C">
        <w:rPr>
          <w:rFonts w:hint="eastAsia"/>
          <w:sz w:val="20"/>
          <w:szCs w:val="20"/>
        </w:rPr>
        <w:t>수탁인은 영업장 운영에 필요한 인력을 직접 채용</w:t>
      </w:r>
      <w:r w:rsidRPr="001F611C">
        <w:rPr>
          <w:sz w:val="20"/>
          <w:szCs w:val="20"/>
        </w:rPr>
        <w:t>·</w:t>
      </w:r>
      <w:r w:rsidRPr="001F611C">
        <w:rPr>
          <w:rFonts w:hint="eastAsia"/>
          <w:sz w:val="20"/>
          <w:szCs w:val="20"/>
        </w:rPr>
        <w:t>배치</w:t>
      </w:r>
      <w:r w:rsidRPr="001F611C">
        <w:rPr>
          <w:sz w:val="20"/>
          <w:szCs w:val="20"/>
        </w:rPr>
        <w:t>·</w:t>
      </w:r>
      <w:r w:rsidRPr="001F611C">
        <w:rPr>
          <w:rFonts w:hint="eastAsia"/>
          <w:sz w:val="20"/>
          <w:szCs w:val="20"/>
        </w:rPr>
        <w:t xml:space="preserve">관리하며, 이와 관련 사용자로서의 지위를 가진다. 이에 따른 인건비, 퇴직금, 사회보험료 등 법정 비용을 전액 부담한다. </w:t>
      </w:r>
      <w:ins w:id="129" w:author="성민 노" w:date="2026-09-08T15:20:00Z" w16du:dateUtc="2026-09-08T06:20:00Z">
        <w:r w:rsidR="00DD27BF" w:rsidRPr="00DD27BF">
          <w:rPr>
            <w:sz w:val="20"/>
            <w:szCs w:val="20"/>
          </w:rPr>
          <w:t>수탁인은 근로시간, 휴게·휴일, 휴가, 임금, 퇴직, 징계, 해고, 산업재해, 직장 내 괴롭힘·성희롱 기타 인사·노무에 관한 모든 사항을 독립적으로 관리하며, 이와 관련하여 노동관서 또는 노동위원회에 대한 진정·신청, 민·형사상 분쟁 기타 문제가 발생한 경우 자신의 책임과 비용으로 이를 처리하여야 한다. 수탁인의 귀책사유로 위탁인이 비용을 부담하거나 손해를 입은 경우에는 제7조에 따라 이를 상환·정산한다.</w:t>
        </w:r>
        <w:r w:rsidR="00DD27BF">
          <w:rPr>
            <w:rFonts w:hint="eastAsia"/>
            <w:sz w:val="20"/>
            <w:szCs w:val="20"/>
          </w:rPr>
          <w:t xml:space="preserve"> </w:t>
        </w:r>
      </w:ins>
      <w:r w:rsidRPr="001F611C">
        <w:rPr>
          <w:rFonts w:hint="eastAsia"/>
          <w:sz w:val="20"/>
          <w:szCs w:val="20"/>
        </w:rPr>
        <w:t>위탁인</w:t>
      </w:r>
      <w:r w:rsidRPr="001F611C">
        <w:rPr>
          <w:sz w:val="20"/>
          <w:szCs w:val="20"/>
        </w:rPr>
        <w:t>은</w:t>
      </w:r>
      <w:r w:rsidRPr="001F611C">
        <w:rPr>
          <w:rFonts w:hint="eastAsia"/>
          <w:sz w:val="20"/>
          <w:szCs w:val="20"/>
        </w:rPr>
        <w:t xml:space="preserve"> 수탁인의 근로자와 관련하여 어떠한 법적</w:t>
      </w:r>
      <w:r w:rsidRPr="001F611C">
        <w:rPr>
          <w:sz w:val="20"/>
          <w:szCs w:val="20"/>
        </w:rPr>
        <w:t>·</w:t>
      </w:r>
      <w:r w:rsidRPr="001F611C">
        <w:rPr>
          <w:rFonts w:hint="eastAsia"/>
          <w:sz w:val="20"/>
          <w:szCs w:val="20"/>
        </w:rPr>
        <w:t>경제적 책임도 지지 아니한다.</w:t>
      </w:r>
    </w:p>
    <w:p w14:paraId="1EFB6B7C" w14:textId="2F4471E7" w:rsidR="008C495D" w:rsidRPr="001F611C" w:rsidRDefault="008C495D" w:rsidP="004D5292">
      <w:pPr>
        <w:rPr>
          <w:sz w:val="20"/>
          <w:szCs w:val="20"/>
        </w:rPr>
      </w:pPr>
    </w:p>
    <w:p w14:paraId="3105E154" w14:textId="374DDE61" w:rsidR="00F5794C" w:rsidRPr="001F611C" w:rsidRDefault="00F5794C" w:rsidP="00F5794C">
      <w:pPr>
        <w:rPr>
          <w:b/>
          <w:bCs/>
          <w:sz w:val="20"/>
          <w:szCs w:val="20"/>
        </w:rPr>
      </w:pPr>
      <w:r w:rsidRPr="001F611C">
        <w:rPr>
          <w:rFonts w:hint="eastAsia"/>
          <w:b/>
          <w:bCs/>
          <w:sz w:val="20"/>
          <w:szCs w:val="20"/>
        </w:rPr>
        <w:t>제</w:t>
      </w:r>
      <w:r w:rsidR="00C236B7" w:rsidRPr="001F611C">
        <w:rPr>
          <w:rFonts w:hint="eastAsia"/>
          <w:b/>
          <w:bCs/>
          <w:sz w:val="20"/>
          <w:szCs w:val="20"/>
        </w:rPr>
        <w:t>9</w:t>
      </w:r>
      <w:r w:rsidRPr="001F611C">
        <w:rPr>
          <w:rFonts w:hint="eastAsia"/>
          <w:b/>
          <w:bCs/>
          <w:sz w:val="20"/>
          <w:szCs w:val="20"/>
        </w:rPr>
        <w:t>조 (당사자의 의무)</w:t>
      </w:r>
    </w:p>
    <w:p w14:paraId="49A22F61" w14:textId="77777777" w:rsidR="00F5794C" w:rsidRPr="001F611C" w:rsidRDefault="00F5794C" w:rsidP="00F5794C">
      <w:pPr>
        <w:pStyle w:val="a6"/>
        <w:numPr>
          <w:ilvl w:val="0"/>
          <w:numId w:val="43"/>
        </w:numPr>
        <w:rPr>
          <w:sz w:val="20"/>
          <w:szCs w:val="20"/>
        </w:rPr>
      </w:pPr>
      <w:r w:rsidRPr="001F611C">
        <w:rPr>
          <w:rFonts w:hint="eastAsia"/>
          <w:sz w:val="20"/>
          <w:szCs w:val="20"/>
        </w:rPr>
        <w:t>수탁인</w:t>
      </w:r>
      <w:r w:rsidRPr="001F611C">
        <w:rPr>
          <w:sz w:val="20"/>
          <w:szCs w:val="20"/>
        </w:rPr>
        <w:t>은</w:t>
      </w:r>
      <w:r w:rsidRPr="001F611C">
        <w:rPr>
          <w:rFonts w:hint="eastAsia"/>
          <w:sz w:val="20"/>
          <w:szCs w:val="20"/>
        </w:rPr>
        <w:t xml:space="preserve"> 본 계약의 이행과 관련하여 다음 각 호의 의무를 부담한다.</w:t>
      </w:r>
    </w:p>
    <w:p w14:paraId="78D4ABD9" w14:textId="19E9BFD6" w:rsidR="00F5794C" w:rsidRPr="001F611C" w:rsidRDefault="00F5794C" w:rsidP="00F5794C">
      <w:pPr>
        <w:pStyle w:val="a6"/>
        <w:numPr>
          <w:ilvl w:val="0"/>
          <w:numId w:val="39"/>
        </w:numPr>
        <w:rPr>
          <w:sz w:val="20"/>
          <w:szCs w:val="20"/>
        </w:rPr>
      </w:pPr>
      <w:r w:rsidRPr="001F611C">
        <w:rPr>
          <w:rFonts w:hint="eastAsia"/>
          <w:sz w:val="20"/>
          <w:szCs w:val="20"/>
        </w:rPr>
        <w:t xml:space="preserve">영업장 운영 과정에서 고객 응대, 서비스 태도 등에 최선을 다하여야 </w:t>
      </w:r>
      <w:r w:rsidR="008531BD" w:rsidRPr="001F611C">
        <w:rPr>
          <w:rFonts w:hint="eastAsia"/>
          <w:sz w:val="20"/>
          <w:szCs w:val="20"/>
        </w:rPr>
        <w:t>한다.</w:t>
      </w:r>
    </w:p>
    <w:p w14:paraId="5ACE12F3" w14:textId="40511E90" w:rsidR="00C01E36" w:rsidRPr="001F611C" w:rsidRDefault="00313F7A" w:rsidP="00F5794C">
      <w:pPr>
        <w:pStyle w:val="a6"/>
        <w:numPr>
          <w:ilvl w:val="0"/>
          <w:numId w:val="39"/>
        </w:numPr>
        <w:rPr>
          <w:sz w:val="20"/>
          <w:szCs w:val="20"/>
        </w:rPr>
      </w:pPr>
      <w:r w:rsidRPr="001F611C">
        <w:rPr>
          <w:sz w:val="20"/>
          <w:szCs w:val="20"/>
        </w:rPr>
        <w:t>수탁인은 시설물 이상·고장·파손·사고 등 발생(우려 포함) 시 위탁인에게 지체 없이 통보하고,</w:t>
      </w:r>
      <w:r w:rsidR="00B973AF">
        <w:rPr>
          <w:rFonts w:hint="eastAsia"/>
          <w:sz w:val="20"/>
          <w:szCs w:val="20"/>
        </w:rPr>
        <w:t xml:space="preserve"> 수탁인의 비용으로 필요한 조치를 즉시 수행한다. 수탁인은 조치 완료 후 </w:t>
      </w:r>
      <w:r w:rsidR="00C07BB6">
        <w:rPr>
          <w:rFonts w:hint="eastAsia"/>
          <w:sz w:val="20"/>
          <w:szCs w:val="20"/>
        </w:rPr>
        <w:t>조치 내역 및 증빙(비용 포함)을</w:t>
      </w:r>
      <w:r w:rsidRPr="001F611C">
        <w:rPr>
          <w:sz w:val="20"/>
          <w:szCs w:val="20"/>
        </w:rPr>
        <w:t xml:space="preserve"> 카카오톡 등 전자적 방법으로 공유한다.</w:t>
      </w:r>
    </w:p>
    <w:p w14:paraId="11D1A9F5" w14:textId="37766011" w:rsidR="00F5794C" w:rsidRPr="001F611C" w:rsidRDefault="00F5794C" w:rsidP="00F5794C">
      <w:pPr>
        <w:pStyle w:val="a6"/>
        <w:numPr>
          <w:ilvl w:val="0"/>
          <w:numId w:val="39"/>
        </w:numPr>
        <w:rPr>
          <w:sz w:val="20"/>
          <w:szCs w:val="20"/>
        </w:rPr>
      </w:pPr>
      <w:r w:rsidRPr="001F611C">
        <w:rPr>
          <w:rFonts w:hint="eastAsia"/>
          <w:sz w:val="20"/>
          <w:szCs w:val="20"/>
        </w:rPr>
        <w:t>수탁인은 영업장 운영</w:t>
      </w:r>
      <w:r w:rsidR="00221258" w:rsidRPr="001F611C">
        <w:rPr>
          <w:rFonts w:hint="eastAsia"/>
          <w:sz w:val="20"/>
          <w:szCs w:val="20"/>
        </w:rPr>
        <w:t xml:space="preserve"> </w:t>
      </w:r>
      <w:r w:rsidRPr="001F611C">
        <w:rPr>
          <w:rFonts w:hint="eastAsia"/>
          <w:sz w:val="20"/>
          <w:szCs w:val="20"/>
        </w:rPr>
        <w:t>과</w:t>
      </w:r>
      <w:r w:rsidR="00221258" w:rsidRPr="001F611C">
        <w:rPr>
          <w:rFonts w:hint="eastAsia"/>
          <w:sz w:val="20"/>
          <w:szCs w:val="20"/>
        </w:rPr>
        <w:t>정에서</w:t>
      </w:r>
      <w:r w:rsidRPr="001F611C">
        <w:rPr>
          <w:rFonts w:hint="eastAsia"/>
          <w:sz w:val="20"/>
          <w:szCs w:val="20"/>
        </w:rPr>
        <w:t xml:space="preserve"> </w:t>
      </w:r>
      <w:r w:rsidR="00221258" w:rsidRPr="001F611C">
        <w:rPr>
          <w:rFonts w:hint="eastAsia"/>
          <w:sz w:val="20"/>
          <w:szCs w:val="20"/>
        </w:rPr>
        <w:t>위탁인이 정한 브랜드 가치 및 서비스 기준을 준수하여야 하며, 이는 고객 응대</w:t>
      </w:r>
      <w:r w:rsidR="00221258" w:rsidRPr="001F611C">
        <w:rPr>
          <w:rFonts w:eastAsiaTheme="minorHAnsi"/>
          <w:sz w:val="20"/>
          <w:szCs w:val="20"/>
        </w:rPr>
        <w:t>·</w:t>
      </w:r>
      <w:r w:rsidR="00221258" w:rsidRPr="001F611C">
        <w:rPr>
          <w:rFonts w:eastAsiaTheme="minorHAnsi" w:hint="eastAsia"/>
          <w:sz w:val="20"/>
          <w:szCs w:val="20"/>
        </w:rPr>
        <w:t>위생</w:t>
      </w:r>
      <w:r w:rsidR="00221258" w:rsidRPr="001F611C">
        <w:rPr>
          <w:rFonts w:eastAsiaTheme="minorHAnsi"/>
          <w:sz w:val="20"/>
          <w:szCs w:val="20"/>
        </w:rPr>
        <w:t>·</w:t>
      </w:r>
      <w:r w:rsidR="00221258" w:rsidRPr="001F611C">
        <w:rPr>
          <w:rFonts w:eastAsiaTheme="minorHAnsi" w:hint="eastAsia"/>
          <w:sz w:val="20"/>
          <w:szCs w:val="20"/>
        </w:rPr>
        <w:t>시설 관리 등 기본적인 품질 유지에 한정된다. 다만, 구체적인 영업 운영 방식(인력 채용</w:t>
      </w:r>
      <w:r w:rsidR="00221258" w:rsidRPr="001F611C">
        <w:rPr>
          <w:rFonts w:eastAsiaTheme="minorHAnsi"/>
          <w:sz w:val="20"/>
          <w:szCs w:val="20"/>
        </w:rPr>
        <w:t>·</w:t>
      </w:r>
      <w:r w:rsidR="00221258" w:rsidRPr="001F611C">
        <w:rPr>
          <w:rFonts w:eastAsiaTheme="minorHAnsi" w:hint="eastAsia"/>
          <w:sz w:val="20"/>
          <w:szCs w:val="20"/>
        </w:rPr>
        <w:t>근로조건</w:t>
      </w:r>
      <w:r w:rsidR="00221258" w:rsidRPr="001F611C">
        <w:rPr>
          <w:rFonts w:eastAsiaTheme="minorHAnsi"/>
          <w:sz w:val="20"/>
          <w:szCs w:val="20"/>
        </w:rPr>
        <w:t>·</w:t>
      </w:r>
      <w:r w:rsidR="00221258" w:rsidRPr="001F611C">
        <w:rPr>
          <w:rFonts w:eastAsiaTheme="minorHAnsi" w:hint="eastAsia"/>
          <w:sz w:val="20"/>
          <w:szCs w:val="20"/>
        </w:rPr>
        <w:t>영업전략</w:t>
      </w:r>
      <w:r w:rsidR="00221258" w:rsidRPr="001F611C">
        <w:rPr>
          <w:rFonts w:eastAsiaTheme="minorHAnsi"/>
          <w:sz w:val="20"/>
          <w:szCs w:val="20"/>
        </w:rPr>
        <w:t>·</w:t>
      </w:r>
      <w:r w:rsidR="00221258" w:rsidRPr="001F611C">
        <w:rPr>
          <w:rFonts w:eastAsiaTheme="minorHAnsi" w:hint="eastAsia"/>
          <w:sz w:val="20"/>
          <w:szCs w:val="20"/>
        </w:rPr>
        <w:t>마케팅 등)은 수탁인의 독립적 재량에 따른다.</w:t>
      </w:r>
    </w:p>
    <w:p w14:paraId="2A17C53B" w14:textId="382D2A22" w:rsidR="005C4276" w:rsidRDefault="005C4276" w:rsidP="00F5794C">
      <w:pPr>
        <w:pStyle w:val="a6"/>
        <w:numPr>
          <w:ilvl w:val="0"/>
          <w:numId w:val="39"/>
        </w:numPr>
        <w:rPr>
          <w:sz w:val="20"/>
          <w:szCs w:val="20"/>
        </w:rPr>
      </w:pPr>
      <w:r w:rsidRPr="001F611C">
        <w:rPr>
          <w:rFonts w:hint="eastAsia"/>
          <w:sz w:val="20"/>
          <w:szCs w:val="20"/>
        </w:rPr>
        <w:t>수탁인은</w:t>
      </w:r>
      <w:r w:rsidRPr="001F611C">
        <w:rPr>
          <w:sz w:val="20"/>
          <w:szCs w:val="20"/>
        </w:rPr>
        <w:t xml:space="preserve"> </w:t>
      </w:r>
      <w:r w:rsidR="006B6901" w:rsidRPr="001F611C">
        <w:rPr>
          <w:rFonts w:hint="eastAsia"/>
          <w:sz w:val="20"/>
          <w:szCs w:val="20"/>
        </w:rPr>
        <w:t xml:space="preserve">현금 결제 시 별도의 할인을 제공하는 등 </w:t>
      </w:r>
      <w:r w:rsidRPr="001F611C">
        <w:rPr>
          <w:sz w:val="20"/>
          <w:szCs w:val="20"/>
        </w:rPr>
        <w:t xml:space="preserve">결제수단을 이유로 가격을 달리 적용하는 행위를 하여서는 아니 </w:t>
      </w:r>
      <w:r w:rsidR="006B6901" w:rsidRPr="001F611C">
        <w:rPr>
          <w:rFonts w:hint="eastAsia"/>
          <w:sz w:val="20"/>
          <w:szCs w:val="20"/>
        </w:rPr>
        <w:t>된</w:t>
      </w:r>
      <w:r w:rsidRPr="001F611C">
        <w:rPr>
          <w:sz w:val="20"/>
          <w:szCs w:val="20"/>
        </w:rPr>
        <w:t>다.</w:t>
      </w:r>
    </w:p>
    <w:p w14:paraId="2CF6BDC5" w14:textId="3AFFE253" w:rsidR="006E14C5" w:rsidRPr="001F611C" w:rsidRDefault="00172F06" w:rsidP="00F5794C">
      <w:pPr>
        <w:pStyle w:val="a6"/>
        <w:numPr>
          <w:ilvl w:val="0"/>
          <w:numId w:val="39"/>
        </w:numPr>
        <w:rPr>
          <w:sz w:val="20"/>
          <w:szCs w:val="20"/>
        </w:rPr>
      </w:pPr>
      <w:r>
        <w:rPr>
          <w:rFonts w:hint="eastAsia"/>
          <w:sz w:val="20"/>
          <w:szCs w:val="20"/>
        </w:rPr>
        <w:t xml:space="preserve">수탁인은 GPM 등 매출·정산 시스템에서 </w:t>
      </w:r>
      <w:r>
        <w:rPr>
          <w:sz w:val="20"/>
          <w:szCs w:val="20"/>
        </w:rPr>
        <w:t>‘</w:t>
      </w:r>
      <w:r>
        <w:rPr>
          <w:rFonts w:hint="eastAsia"/>
          <w:sz w:val="20"/>
          <w:szCs w:val="20"/>
        </w:rPr>
        <w:t>서비스액</w:t>
      </w:r>
      <w:r>
        <w:rPr>
          <w:sz w:val="20"/>
          <w:szCs w:val="20"/>
        </w:rPr>
        <w:t>’</w:t>
      </w:r>
      <w:r w:rsidR="00D40B54">
        <w:rPr>
          <w:rFonts w:hint="eastAsia"/>
          <w:sz w:val="20"/>
          <w:szCs w:val="20"/>
        </w:rPr>
        <w:t>(무상 또는 100% 할인 처리 등) 처리가 발생하는 경우, 건별로 발생 일시, 타석 또는 이용 내역, 대상, 사유(직원 복지, 선결제 확인 등) 및 관련 증빙을 별도 장부(전자문서 포함)에 기록·보관하여야 하며, 위탁인의 요청이 있는 경우 지체없이 제출하여야 한다.</w:t>
      </w:r>
    </w:p>
    <w:p w14:paraId="7FD56F67" w14:textId="5642184B" w:rsidR="004B74F3" w:rsidRPr="001F611C" w:rsidRDefault="004B74F3" w:rsidP="004B74F3">
      <w:pPr>
        <w:pStyle w:val="a6"/>
        <w:numPr>
          <w:ilvl w:val="0"/>
          <w:numId w:val="39"/>
        </w:numPr>
        <w:rPr>
          <w:sz w:val="20"/>
          <w:szCs w:val="20"/>
        </w:rPr>
      </w:pPr>
      <w:r w:rsidRPr="001F611C">
        <w:rPr>
          <w:rFonts w:hint="eastAsia"/>
          <w:sz w:val="20"/>
          <w:szCs w:val="20"/>
        </w:rPr>
        <w:t>영업장</w:t>
      </w:r>
      <w:r w:rsidRPr="001F611C">
        <w:rPr>
          <w:sz w:val="20"/>
          <w:szCs w:val="20"/>
        </w:rPr>
        <w:t xml:space="preserve"> </w:t>
      </w:r>
      <w:r w:rsidRPr="001F611C">
        <w:rPr>
          <w:rFonts w:hint="eastAsia"/>
          <w:sz w:val="20"/>
          <w:szCs w:val="20"/>
        </w:rPr>
        <w:t>운영</w:t>
      </w:r>
      <w:r w:rsidRPr="001F611C">
        <w:rPr>
          <w:sz w:val="20"/>
          <w:szCs w:val="20"/>
        </w:rPr>
        <w:t xml:space="preserve"> </w:t>
      </w:r>
      <w:r w:rsidRPr="001F611C">
        <w:rPr>
          <w:rFonts w:hint="eastAsia"/>
          <w:sz w:val="20"/>
          <w:szCs w:val="20"/>
        </w:rPr>
        <w:t>중</w:t>
      </w:r>
      <w:r w:rsidRPr="001F611C">
        <w:rPr>
          <w:sz w:val="20"/>
          <w:szCs w:val="20"/>
        </w:rPr>
        <w:t xml:space="preserve"> </w:t>
      </w:r>
      <w:r w:rsidRPr="001F611C">
        <w:rPr>
          <w:rFonts w:hint="eastAsia"/>
          <w:sz w:val="20"/>
          <w:szCs w:val="20"/>
        </w:rPr>
        <w:t>발생하는</w:t>
      </w:r>
      <w:r w:rsidRPr="001F611C">
        <w:rPr>
          <w:sz w:val="20"/>
          <w:szCs w:val="20"/>
        </w:rPr>
        <w:t xml:space="preserve"> </w:t>
      </w:r>
      <w:r w:rsidRPr="001F611C">
        <w:rPr>
          <w:rFonts w:hint="eastAsia"/>
          <w:sz w:val="20"/>
          <w:szCs w:val="20"/>
        </w:rPr>
        <w:t>고객과의</w:t>
      </w:r>
      <w:r w:rsidRPr="001F611C">
        <w:rPr>
          <w:sz w:val="20"/>
          <w:szCs w:val="20"/>
        </w:rPr>
        <w:t xml:space="preserve"> </w:t>
      </w:r>
      <w:r w:rsidR="00C86E9D" w:rsidRPr="001F611C">
        <w:rPr>
          <w:rFonts w:hint="eastAsia"/>
          <w:sz w:val="20"/>
          <w:szCs w:val="20"/>
        </w:rPr>
        <w:t xml:space="preserve">클레임, </w:t>
      </w:r>
      <w:r w:rsidRPr="001F611C">
        <w:rPr>
          <w:rFonts w:hint="eastAsia"/>
          <w:sz w:val="20"/>
          <w:szCs w:val="20"/>
        </w:rPr>
        <w:t>민·형사상</w:t>
      </w:r>
      <w:r w:rsidRPr="001F611C">
        <w:rPr>
          <w:sz w:val="20"/>
          <w:szCs w:val="20"/>
        </w:rPr>
        <w:t xml:space="preserve"> </w:t>
      </w:r>
      <w:r w:rsidRPr="001F611C">
        <w:rPr>
          <w:rFonts w:hint="eastAsia"/>
          <w:sz w:val="20"/>
          <w:szCs w:val="20"/>
        </w:rPr>
        <w:t>분쟁</w:t>
      </w:r>
      <w:r w:rsidR="007B3681" w:rsidRPr="001F611C">
        <w:rPr>
          <w:rFonts w:hint="eastAsia"/>
          <w:sz w:val="20"/>
          <w:szCs w:val="20"/>
        </w:rPr>
        <w:t xml:space="preserve"> 및 손해배상</w:t>
      </w:r>
      <w:r w:rsidR="00C86E9D" w:rsidRPr="001F611C">
        <w:rPr>
          <w:rFonts w:hint="eastAsia"/>
          <w:sz w:val="20"/>
          <w:szCs w:val="20"/>
        </w:rPr>
        <w:t>에 대한 책임</w:t>
      </w:r>
      <w:r w:rsidRPr="001F611C">
        <w:rPr>
          <w:rFonts w:hint="eastAsia"/>
          <w:sz w:val="20"/>
          <w:szCs w:val="20"/>
        </w:rPr>
        <w:t>은</w:t>
      </w:r>
      <w:r w:rsidRPr="001F611C">
        <w:rPr>
          <w:sz w:val="20"/>
          <w:szCs w:val="20"/>
        </w:rPr>
        <w:t xml:space="preserve"> </w:t>
      </w:r>
      <w:r w:rsidR="00D52DB5" w:rsidRPr="001F611C">
        <w:rPr>
          <w:rFonts w:hint="eastAsia"/>
          <w:sz w:val="20"/>
          <w:szCs w:val="20"/>
        </w:rPr>
        <w:t>원칙</w:t>
      </w:r>
      <w:r w:rsidRPr="001F611C">
        <w:rPr>
          <w:rFonts w:hint="eastAsia"/>
          <w:sz w:val="20"/>
          <w:szCs w:val="20"/>
        </w:rPr>
        <w:t>적으로</w:t>
      </w:r>
      <w:r w:rsidRPr="001F611C">
        <w:rPr>
          <w:sz w:val="20"/>
          <w:szCs w:val="20"/>
        </w:rPr>
        <w:t xml:space="preserve"> </w:t>
      </w:r>
      <w:r w:rsidRPr="001F611C">
        <w:rPr>
          <w:rFonts w:hint="eastAsia"/>
          <w:sz w:val="20"/>
          <w:szCs w:val="20"/>
        </w:rPr>
        <w:t>수탁인이</w:t>
      </w:r>
      <w:r w:rsidRPr="001F611C">
        <w:rPr>
          <w:sz w:val="20"/>
          <w:szCs w:val="20"/>
        </w:rPr>
        <w:t xml:space="preserve"> </w:t>
      </w:r>
      <w:r w:rsidRPr="001F611C">
        <w:rPr>
          <w:rFonts w:hint="eastAsia"/>
          <w:sz w:val="20"/>
          <w:szCs w:val="20"/>
        </w:rPr>
        <w:t>부담한다</w:t>
      </w:r>
      <w:r w:rsidRPr="001F611C">
        <w:rPr>
          <w:sz w:val="20"/>
          <w:szCs w:val="20"/>
        </w:rPr>
        <w:t xml:space="preserve">. </w:t>
      </w:r>
      <w:r w:rsidR="00D52DB5" w:rsidRPr="001F611C">
        <w:rPr>
          <w:rFonts w:hint="eastAsia"/>
          <w:sz w:val="20"/>
          <w:szCs w:val="20"/>
        </w:rPr>
        <w:t xml:space="preserve">다만, 위탁인 또는 제3자의 귀책사유로 인한 경우에는 해당 당사자가 책임을 부담한다. </w:t>
      </w:r>
      <w:r w:rsidRPr="001F611C">
        <w:rPr>
          <w:rFonts w:hint="eastAsia"/>
          <w:sz w:val="20"/>
          <w:szCs w:val="20"/>
        </w:rPr>
        <w:t>고객이</w:t>
      </w:r>
      <w:r w:rsidRPr="001F611C">
        <w:rPr>
          <w:sz w:val="20"/>
          <w:szCs w:val="20"/>
        </w:rPr>
        <w:t xml:space="preserve"> </w:t>
      </w:r>
      <w:r w:rsidRPr="001F611C">
        <w:rPr>
          <w:rFonts w:hint="eastAsia"/>
          <w:sz w:val="20"/>
          <w:szCs w:val="20"/>
        </w:rPr>
        <w:t>위탁인</w:t>
      </w:r>
      <w:r w:rsidRPr="001F611C">
        <w:rPr>
          <w:sz w:val="20"/>
          <w:szCs w:val="20"/>
        </w:rPr>
        <w:t xml:space="preserve"> </w:t>
      </w:r>
      <w:r w:rsidRPr="001F611C">
        <w:rPr>
          <w:rFonts w:hint="eastAsia"/>
          <w:sz w:val="20"/>
          <w:szCs w:val="20"/>
        </w:rPr>
        <w:t>또는</w:t>
      </w:r>
      <w:r w:rsidRPr="001F611C">
        <w:rPr>
          <w:sz w:val="20"/>
          <w:szCs w:val="20"/>
        </w:rPr>
        <w:t xml:space="preserve"> </w:t>
      </w:r>
      <w:r w:rsidRPr="001F611C">
        <w:rPr>
          <w:rFonts w:hint="eastAsia"/>
          <w:sz w:val="20"/>
          <w:szCs w:val="20"/>
        </w:rPr>
        <w:t>골프존</w:t>
      </w:r>
      <w:r w:rsidRPr="001F611C">
        <w:rPr>
          <w:sz w:val="20"/>
          <w:szCs w:val="20"/>
        </w:rPr>
        <w:t xml:space="preserve"> </w:t>
      </w:r>
      <w:r w:rsidRPr="001F611C">
        <w:rPr>
          <w:rFonts w:hint="eastAsia"/>
          <w:sz w:val="20"/>
          <w:szCs w:val="20"/>
        </w:rPr>
        <w:t>본사</w:t>
      </w:r>
      <w:r w:rsidRPr="001F611C">
        <w:rPr>
          <w:sz w:val="20"/>
          <w:szCs w:val="20"/>
        </w:rPr>
        <w:t xml:space="preserve"> </w:t>
      </w:r>
      <w:r w:rsidRPr="001F611C">
        <w:rPr>
          <w:rFonts w:hint="eastAsia"/>
          <w:sz w:val="20"/>
          <w:szCs w:val="20"/>
        </w:rPr>
        <w:t>등을</w:t>
      </w:r>
      <w:r w:rsidRPr="001F611C">
        <w:rPr>
          <w:sz w:val="20"/>
          <w:szCs w:val="20"/>
        </w:rPr>
        <w:t xml:space="preserve"> </w:t>
      </w:r>
      <w:r w:rsidRPr="001F611C">
        <w:rPr>
          <w:rFonts w:hint="eastAsia"/>
          <w:sz w:val="20"/>
          <w:szCs w:val="20"/>
        </w:rPr>
        <w:t>상대로</w:t>
      </w:r>
      <w:r w:rsidRPr="001F611C">
        <w:rPr>
          <w:sz w:val="20"/>
          <w:szCs w:val="20"/>
        </w:rPr>
        <w:t xml:space="preserve"> </w:t>
      </w:r>
      <w:r w:rsidRPr="001F611C">
        <w:rPr>
          <w:rFonts w:hint="eastAsia"/>
          <w:sz w:val="20"/>
          <w:szCs w:val="20"/>
        </w:rPr>
        <w:t>민원·소송·기타</w:t>
      </w:r>
      <w:r w:rsidRPr="001F611C">
        <w:rPr>
          <w:sz w:val="20"/>
          <w:szCs w:val="20"/>
        </w:rPr>
        <w:t xml:space="preserve"> </w:t>
      </w:r>
      <w:r w:rsidRPr="001F611C">
        <w:rPr>
          <w:rFonts w:hint="eastAsia"/>
          <w:sz w:val="20"/>
          <w:szCs w:val="20"/>
        </w:rPr>
        <w:t>청구를</w:t>
      </w:r>
      <w:r w:rsidRPr="001F611C">
        <w:rPr>
          <w:sz w:val="20"/>
          <w:szCs w:val="20"/>
        </w:rPr>
        <w:t xml:space="preserve"> </w:t>
      </w:r>
      <w:r w:rsidRPr="001F611C">
        <w:rPr>
          <w:rFonts w:hint="eastAsia"/>
          <w:sz w:val="20"/>
          <w:szCs w:val="20"/>
        </w:rPr>
        <w:t>제기하는</w:t>
      </w:r>
      <w:r w:rsidRPr="001F611C">
        <w:rPr>
          <w:sz w:val="20"/>
          <w:szCs w:val="20"/>
        </w:rPr>
        <w:t xml:space="preserve"> </w:t>
      </w:r>
      <w:r w:rsidRPr="001F611C">
        <w:rPr>
          <w:rFonts w:hint="eastAsia"/>
          <w:sz w:val="20"/>
          <w:szCs w:val="20"/>
        </w:rPr>
        <w:t>경우</w:t>
      </w:r>
      <w:r w:rsidRPr="001F611C">
        <w:rPr>
          <w:sz w:val="20"/>
          <w:szCs w:val="20"/>
        </w:rPr>
        <w:t xml:space="preserve">, </w:t>
      </w:r>
      <w:r w:rsidRPr="001F611C">
        <w:rPr>
          <w:rFonts w:hint="eastAsia"/>
          <w:sz w:val="20"/>
          <w:szCs w:val="20"/>
        </w:rPr>
        <w:t>수탁인은</w:t>
      </w:r>
      <w:r w:rsidRPr="001F611C">
        <w:rPr>
          <w:sz w:val="20"/>
          <w:szCs w:val="20"/>
        </w:rPr>
        <w:t xml:space="preserve"> </w:t>
      </w:r>
      <w:r w:rsidRPr="001F611C">
        <w:rPr>
          <w:rFonts w:hint="eastAsia"/>
          <w:sz w:val="20"/>
          <w:szCs w:val="20"/>
        </w:rPr>
        <w:t>자신의</w:t>
      </w:r>
      <w:r w:rsidRPr="001F611C">
        <w:rPr>
          <w:sz w:val="20"/>
          <w:szCs w:val="20"/>
        </w:rPr>
        <w:t xml:space="preserve"> </w:t>
      </w:r>
      <w:r w:rsidRPr="001F611C">
        <w:rPr>
          <w:rFonts w:hint="eastAsia"/>
          <w:sz w:val="20"/>
          <w:szCs w:val="20"/>
        </w:rPr>
        <w:t>비용</w:t>
      </w:r>
      <w:r w:rsidR="00507CD1" w:rsidRPr="001F611C">
        <w:rPr>
          <w:rFonts w:hint="eastAsia"/>
          <w:sz w:val="20"/>
          <w:szCs w:val="20"/>
        </w:rPr>
        <w:t>으로</w:t>
      </w:r>
      <w:r w:rsidRPr="001F611C">
        <w:rPr>
          <w:sz w:val="20"/>
          <w:szCs w:val="20"/>
        </w:rPr>
        <w:t xml:space="preserve"> </w:t>
      </w:r>
      <w:r w:rsidRPr="001F611C">
        <w:rPr>
          <w:rFonts w:hint="eastAsia"/>
          <w:sz w:val="20"/>
          <w:szCs w:val="20"/>
        </w:rPr>
        <w:t>위탁인</w:t>
      </w:r>
      <w:r w:rsidR="00507CD1" w:rsidRPr="001F611C">
        <w:rPr>
          <w:rFonts w:hint="eastAsia"/>
          <w:sz w:val="20"/>
          <w:szCs w:val="20"/>
        </w:rPr>
        <w:t>의 방어 및 분쟁 해결에 적극 협조하여야 하며,</w:t>
      </w:r>
      <w:r w:rsidRPr="001F611C">
        <w:rPr>
          <w:sz w:val="20"/>
          <w:szCs w:val="20"/>
        </w:rPr>
        <w:t xml:space="preserve"> </w:t>
      </w:r>
      <w:r w:rsidRPr="001F611C">
        <w:rPr>
          <w:rFonts w:hint="eastAsia"/>
          <w:sz w:val="20"/>
          <w:szCs w:val="20"/>
        </w:rPr>
        <w:t>변호사</w:t>
      </w:r>
      <w:r w:rsidRPr="001F611C">
        <w:rPr>
          <w:sz w:val="20"/>
          <w:szCs w:val="20"/>
        </w:rPr>
        <w:t xml:space="preserve"> </w:t>
      </w:r>
      <w:r w:rsidRPr="001F611C">
        <w:rPr>
          <w:rFonts w:hint="eastAsia"/>
          <w:sz w:val="20"/>
          <w:szCs w:val="20"/>
        </w:rPr>
        <w:t>선임</w:t>
      </w:r>
      <w:r w:rsidR="00507CD1" w:rsidRPr="001F611C">
        <w:rPr>
          <w:rFonts w:hint="eastAsia"/>
          <w:sz w:val="20"/>
          <w:szCs w:val="20"/>
        </w:rPr>
        <w:t>비용</w:t>
      </w:r>
      <w:r w:rsidRPr="001F611C">
        <w:rPr>
          <w:sz w:val="20"/>
          <w:szCs w:val="20"/>
        </w:rPr>
        <w:t xml:space="preserve">, </w:t>
      </w:r>
      <w:r w:rsidRPr="001F611C">
        <w:rPr>
          <w:rFonts w:hint="eastAsia"/>
          <w:sz w:val="20"/>
          <w:szCs w:val="20"/>
        </w:rPr>
        <w:t>인지·송달료</w:t>
      </w:r>
      <w:r w:rsidRPr="001F611C">
        <w:rPr>
          <w:sz w:val="20"/>
          <w:szCs w:val="20"/>
        </w:rPr>
        <w:t xml:space="preserve">, </w:t>
      </w:r>
      <w:r w:rsidRPr="001F611C">
        <w:rPr>
          <w:rFonts w:hint="eastAsia"/>
          <w:sz w:val="20"/>
          <w:szCs w:val="20"/>
        </w:rPr>
        <w:t>합의금</w:t>
      </w:r>
      <w:r w:rsidRPr="001F611C">
        <w:rPr>
          <w:sz w:val="20"/>
          <w:szCs w:val="20"/>
        </w:rPr>
        <w:t xml:space="preserve">, </w:t>
      </w:r>
      <w:r w:rsidRPr="001F611C">
        <w:rPr>
          <w:rFonts w:hint="eastAsia"/>
          <w:sz w:val="20"/>
          <w:szCs w:val="20"/>
        </w:rPr>
        <w:t>벌금</w:t>
      </w:r>
      <w:r w:rsidRPr="001F611C">
        <w:rPr>
          <w:sz w:val="20"/>
          <w:szCs w:val="20"/>
        </w:rPr>
        <w:t xml:space="preserve"> </w:t>
      </w:r>
      <w:r w:rsidRPr="001F611C">
        <w:rPr>
          <w:rFonts w:hint="eastAsia"/>
          <w:sz w:val="20"/>
          <w:szCs w:val="20"/>
        </w:rPr>
        <w:t>기타</w:t>
      </w:r>
      <w:r w:rsidRPr="001F611C">
        <w:rPr>
          <w:sz w:val="20"/>
          <w:szCs w:val="20"/>
        </w:rPr>
        <w:t xml:space="preserve"> </w:t>
      </w:r>
      <w:r w:rsidRPr="001F611C">
        <w:rPr>
          <w:rFonts w:hint="eastAsia"/>
          <w:sz w:val="20"/>
          <w:szCs w:val="20"/>
        </w:rPr>
        <w:t>일체의</w:t>
      </w:r>
      <w:r w:rsidRPr="001F611C">
        <w:rPr>
          <w:sz w:val="20"/>
          <w:szCs w:val="20"/>
        </w:rPr>
        <w:t xml:space="preserve"> </w:t>
      </w:r>
      <w:r w:rsidRPr="001F611C">
        <w:rPr>
          <w:rFonts w:hint="eastAsia"/>
          <w:sz w:val="20"/>
          <w:szCs w:val="20"/>
        </w:rPr>
        <w:t>비용</w:t>
      </w:r>
      <w:r w:rsidR="0024658E" w:rsidRPr="001F611C">
        <w:rPr>
          <w:rFonts w:hint="eastAsia"/>
          <w:sz w:val="20"/>
          <w:szCs w:val="20"/>
        </w:rPr>
        <w:t>은 수탁인의 귀책사유가 있는 범위에서</w:t>
      </w:r>
      <w:r w:rsidRPr="001F611C">
        <w:rPr>
          <w:sz w:val="20"/>
          <w:szCs w:val="20"/>
        </w:rPr>
        <w:t xml:space="preserve"> </w:t>
      </w:r>
      <w:r w:rsidR="00507CD1" w:rsidRPr="001F611C">
        <w:rPr>
          <w:rFonts w:hint="eastAsia"/>
          <w:sz w:val="20"/>
          <w:szCs w:val="20"/>
        </w:rPr>
        <w:t>최종적으로</w:t>
      </w:r>
      <w:r w:rsidRPr="001F611C">
        <w:rPr>
          <w:sz w:val="20"/>
          <w:szCs w:val="20"/>
        </w:rPr>
        <w:t xml:space="preserve"> </w:t>
      </w:r>
      <w:r w:rsidRPr="001F611C">
        <w:rPr>
          <w:rFonts w:hint="eastAsia"/>
          <w:sz w:val="20"/>
          <w:szCs w:val="20"/>
        </w:rPr>
        <w:t>부담한다</w:t>
      </w:r>
      <w:r w:rsidRPr="001F611C">
        <w:rPr>
          <w:sz w:val="20"/>
          <w:szCs w:val="20"/>
        </w:rPr>
        <w:t xml:space="preserve">. </w:t>
      </w:r>
      <w:r w:rsidRPr="001F611C">
        <w:rPr>
          <w:rFonts w:hint="eastAsia"/>
          <w:sz w:val="20"/>
          <w:szCs w:val="20"/>
        </w:rPr>
        <w:t>위탁인이</w:t>
      </w:r>
      <w:r w:rsidRPr="001F611C">
        <w:rPr>
          <w:sz w:val="20"/>
          <w:szCs w:val="20"/>
        </w:rPr>
        <w:t xml:space="preserve"> </w:t>
      </w:r>
      <w:r w:rsidRPr="001F611C">
        <w:rPr>
          <w:rFonts w:hint="eastAsia"/>
          <w:sz w:val="20"/>
          <w:szCs w:val="20"/>
        </w:rPr>
        <w:t>불가피하게</w:t>
      </w:r>
      <w:r w:rsidRPr="001F611C">
        <w:rPr>
          <w:sz w:val="20"/>
          <w:szCs w:val="20"/>
        </w:rPr>
        <w:t xml:space="preserve"> </w:t>
      </w:r>
      <w:r w:rsidRPr="001F611C">
        <w:rPr>
          <w:rFonts w:hint="eastAsia"/>
          <w:sz w:val="20"/>
          <w:szCs w:val="20"/>
        </w:rPr>
        <w:t>비용을</w:t>
      </w:r>
      <w:r w:rsidRPr="001F611C">
        <w:rPr>
          <w:sz w:val="20"/>
          <w:szCs w:val="20"/>
        </w:rPr>
        <w:t xml:space="preserve"> </w:t>
      </w:r>
      <w:r w:rsidRPr="001F611C">
        <w:rPr>
          <w:rFonts w:hint="eastAsia"/>
          <w:sz w:val="20"/>
          <w:szCs w:val="20"/>
        </w:rPr>
        <w:t>지출한</w:t>
      </w:r>
      <w:r w:rsidRPr="001F611C">
        <w:rPr>
          <w:sz w:val="20"/>
          <w:szCs w:val="20"/>
        </w:rPr>
        <w:t xml:space="preserve"> </w:t>
      </w:r>
      <w:r w:rsidRPr="001F611C">
        <w:rPr>
          <w:rFonts w:hint="eastAsia"/>
          <w:sz w:val="20"/>
          <w:szCs w:val="20"/>
        </w:rPr>
        <w:t>경우</w:t>
      </w:r>
      <w:r w:rsidRPr="001F611C">
        <w:rPr>
          <w:sz w:val="20"/>
          <w:szCs w:val="20"/>
        </w:rPr>
        <w:t xml:space="preserve">, </w:t>
      </w:r>
      <w:r w:rsidRPr="001F611C">
        <w:rPr>
          <w:rFonts w:hint="eastAsia"/>
          <w:sz w:val="20"/>
          <w:szCs w:val="20"/>
        </w:rPr>
        <w:t>수탁인은</w:t>
      </w:r>
      <w:r w:rsidRPr="001F611C">
        <w:rPr>
          <w:sz w:val="20"/>
          <w:szCs w:val="20"/>
        </w:rPr>
        <w:t xml:space="preserve"> </w:t>
      </w:r>
      <w:r w:rsidR="0024658E" w:rsidRPr="001F611C">
        <w:rPr>
          <w:rFonts w:hint="eastAsia"/>
          <w:sz w:val="20"/>
          <w:szCs w:val="20"/>
        </w:rPr>
        <w:t xml:space="preserve">수탁인의 귀책사유가 </w:t>
      </w:r>
      <w:r w:rsidR="0024658E" w:rsidRPr="001F611C">
        <w:rPr>
          <w:rFonts w:hint="eastAsia"/>
          <w:sz w:val="20"/>
          <w:szCs w:val="20"/>
        </w:rPr>
        <w:lastRenderedPageBreak/>
        <w:t xml:space="preserve">있는 범위에서 </w:t>
      </w:r>
      <w:r w:rsidRPr="001F611C">
        <w:rPr>
          <w:rFonts w:hint="eastAsia"/>
          <w:sz w:val="20"/>
          <w:szCs w:val="20"/>
        </w:rPr>
        <w:t>즉시</w:t>
      </w:r>
      <w:r w:rsidRPr="001F611C">
        <w:rPr>
          <w:sz w:val="20"/>
          <w:szCs w:val="20"/>
        </w:rPr>
        <w:t xml:space="preserve"> </w:t>
      </w:r>
      <w:r w:rsidRPr="001F611C">
        <w:rPr>
          <w:rFonts w:hint="eastAsia"/>
          <w:sz w:val="20"/>
          <w:szCs w:val="20"/>
        </w:rPr>
        <w:t>이를</w:t>
      </w:r>
      <w:r w:rsidRPr="001F611C">
        <w:rPr>
          <w:sz w:val="20"/>
          <w:szCs w:val="20"/>
        </w:rPr>
        <w:t xml:space="preserve"> </w:t>
      </w:r>
      <w:r w:rsidRPr="001F611C">
        <w:rPr>
          <w:rFonts w:hint="eastAsia"/>
          <w:sz w:val="20"/>
          <w:szCs w:val="20"/>
        </w:rPr>
        <w:t>상환</w:t>
      </w:r>
      <w:r w:rsidR="00507CD1" w:rsidRPr="001F611C">
        <w:rPr>
          <w:rFonts w:hint="eastAsia"/>
          <w:sz w:val="20"/>
          <w:szCs w:val="20"/>
        </w:rPr>
        <w:t>한다.</w:t>
      </w:r>
    </w:p>
    <w:p w14:paraId="13FC7D2A" w14:textId="5026C47A" w:rsidR="000410A9" w:rsidRDefault="00513D8D" w:rsidP="004B74F3">
      <w:pPr>
        <w:pStyle w:val="a6"/>
        <w:numPr>
          <w:ilvl w:val="0"/>
          <w:numId w:val="39"/>
        </w:numPr>
        <w:rPr>
          <w:sz w:val="20"/>
          <w:szCs w:val="20"/>
        </w:rPr>
      </w:pPr>
      <w:r w:rsidRPr="001F611C">
        <w:rPr>
          <w:rFonts w:hint="eastAsia"/>
          <w:sz w:val="20"/>
          <w:szCs w:val="20"/>
        </w:rPr>
        <w:t xml:space="preserve">영업장 운영 과정에서 취득한 </w:t>
      </w:r>
      <w:r w:rsidR="000410A9" w:rsidRPr="001F611C">
        <w:rPr>
          <w:rFonts w:hint="eastAsia"/>
          <w:sz w:val="20"/>
          <w:szCs w:val="20"/>
        </w:rPr>
        <w:t xml:space="preserve">고객의 개인정보를 관계 법령 및 위탁인의 지침에 따라 안전하게 보관·관리하고, 계약 종료 시 지체 없이 </w:t>
      </w:r>
      <w:r w:rsidRPr="001F611C">
        <w:rPr>
          <w:rFonts w:hint="eastAsia"/>
          <w:sz w:val="20"/>
          <w:szCs w:val="20"/>
        </w:rPr>
        <w:t>위탁인에게 반환하여야 한다.</w:t>
      </w:r>
    </w:p>
    <w:p w14:paraId="536B22CB" w14:textId="7849541D" w:rsidR="009F7BF6" w:rsidRPr="001F611C" w:rsidRDefault="00B54B13" w:rsidP="004B74F3">
      <w:pPr>
        <w:pStyle w:val="a6"/>
        <w:numPr>
          <w:ilvl w:val="0"/>
          <w:numId w:val="39"/>
        </w:numPr>
        <w:rPr>
          <w:sz w:val="20"/>
          <w:szCs w:val="20"/>
        </w:rPr>
      </w:pPr>
      <w:r>
        <w:rPr>
          <w:rFonts w:hint="eastAsia"/>
          <w:sz w:val="20"/>
          <w:szCs w:val="20"/>
        </w:rPr>
        <w:t>수탁인이 본 계약 목적 수행을 위하여 위탁 대상 시설, 매장명, 상호, 위치, 고객 데이터 또는 위탁인의 유·무형 자산을 이용하여 SNS, 광고계정, 포인트·</w:t>
      </w:r>
      <w:r w:rsidR="006543E9">
        <w:rPr>
          <w:rFonts w:hint="eastAsia"/>
          <w:sz w:val="20"/>
          <w:szCs w:val="20"/>
        </w:rPr>
        <w:t>멤버십, 예약·리뷰 플랫폼 등 신규 계정을 생성·운용하고자 하는 경우, 사전에 위탁인의 동의를 받아야 한다.</w:t>
      </w:r>
      <w:r w:rsidR="006A53C1">
        <w:rPr>
          <w:rFonts w:hint="eastAsia"/>
          <w:sz w:val="20"/>
          <w:szCs w:val="20"/>
        </w:rPr>
        <w:t xml:space="preserve"> </w:t>
      </w:r>
      <w:r w:rsidR="0050075D">
        <w:rPr>
          <w:rFonts w:hint="eastAsia"/>
          <w:sz w:val="20"/>
          <w:szCs w:val="20"/>
        </w:rPr>
        <w:t xml:space="preserve">또한 </w:t>
      </w:r>
      <w:r w:rsidR="006A53C1">
        <w:rPr>
          <w:rFonts w:hint="eastAsia"/>
          <w:sz w:val="20"/>
          <w:szCs w:val="20"/>
        </w:rPr>
        <w:t xml:space="preserve">별첨 3에 기재되지 아니한 계정이라 하더라도 </w:t>
      </w:r>
      <w:r w:rsidR="0006572F">
        <w:rPr>
          <w:rFonts w:hint="eastAsia"/>
          <w:sz w:val="20"/>
          <w:szCs w:val="20"/>
        </w:rPr>
        <w:t xml:space="preserve">위탁인의 동의를 받아 수탁인이 신규로 생성한 계정은 본 계약상 계정정보에 포함되며, 해당 계정의 </w:t>
      </w:r>
      <w:r w:rsidR="00FA726A">
        <w:rPr>
          <w:rFonts w:hint="eastAsia"/>
          <w:sz w:val="20"/>
          <w:szCs w:val="20"/>
        </w:rPr>
        <w:t xml:space="preserve">ID, 권한, 인증수단 등 핵심 정보가 </w:t>
      </w:r>
      <w:r w:rsidR="00352F20">
        <w:rPr>
          <w:rFonts w:hint="eastAsia"/>
          <w:sz w:val="20"/>
          <w:szCs w:val="20"/>
        </w:rPr>
        <w:t xml:space="preserve">카카오톡 등 </w:t>
      </w:r>
      <w:r w:rsidR="00FA726A">
        <w:rPr>
          <w:rFonts w:hint="eastAsia"/>
          <w:sz w:val="20"/>
          <w:szCs w:val="20"/>
        </w:rPr>
        <w:t xml:space="preserve">전자적 방법으로 위탁인에게 전달된 경우에도 </w:t>
      </w:r>
      <w:r w:rsidR="00FA3850">
        <w:rPr>
          <w:rFonts w:hint="eastAsia"/>
          <w:sz w:val="20"/>
          <w:szCs w:val="20"/>
        </w:rPr>
        <w:t>별첨 3의 추가 통지로서 유효하고 본 계약의 일부로 본다.</w:t>
      </w:r>
    </w:p>
    <w:p w14:paraId="1977F565" w14:textId="4402148D" w:rsidR="006B6901" w:rsidRPr="001F611C" w:rsidRDefault="006B6901" w:rsidP="004B74F3">
      <w:pPr>
        <w:pStyle w:val="a6"/>
        <w:numPr>
          <w:ilvl w:val="0"/>
          <w:numId w:val="39"/>
        </w:numPr>
        <w:rPr>
          <w:sz w:val="20"/>
          <w:szCs w:val="20"/>
        </w:rPr>
      </w:pPr>
      <w:r w:rsidRPr="001F611C">
        <w:rPr>
          <w:rFonts w:hint="eastAsia"/>
          <w:sz w:val="20"/>
          <w:szCs w:val="20"/>
        </w:rPr>
        <w:t>수탁인은 계정정보를 선량한 관리자로서 관리하고, 무단 변경·양도·제</w:t>
      </w:r>
      <w:r w:rsidRPr="001F611C">
        <w:rPr>
          <w:rFonts w:ascii="맑은 고딕" w:eastAsia="맑은 고딕" w:hAnsi="맑은 고딕" w:cs="맑은 고딕" w:hint="eastAsia"/>
          <w:sz w:val="20"/>
          <w:szCs w:val="20"/>
        </w:rPr>
        <w:t>3자 공유를 하여서는 아니 되며, 계약 종료 시 회원·데이터·설정 등의 훼손 없이 위탁인에게 지체 없이 인계한다.</w:t>
      </w:r>
    </w:p>
    <w:p w14:paraId="7C0FE6E3" w14:textId="7B69A181" w:rsidR="00495B28" w:rsidRDefault="00495B28" w:rsidP="004B74F3">
      <w:pPr>
        <w:pStyle w:val="a6"/>
        <w:numPr>
          <w:ilvl w:val="0"/>
          <w:numId w:val="39"/>
        </w:numPr>
        <w:rPr>
          <w:ins w:id="130" w:author="성민 노" w:date="2026-09-08T15:21:00Z" w16du:dateUtc="2026-09-08T06:21:00Z"/>
          <w:sz w:val="20"/>
          <w:szCs w:val="20"/>
        </w:rPr>
      </w:pPr>
      <w:r w:rsidRPr="001F611C">
        <w:rPr>
          <w:rFonts w:hint="eastAsia"/>
          <w:sz w:val="20"/>
          <w:szCs w:val="20"/>
        </w:rPr>
        <w:t>수탁인은</w:t>
      </w:r>
      <w:r w:rsidRPr="001F611C">
        <w:rPr>
          <w:sz w:val="20"/>
          <w:szCs w:val="20"/>
        </w:rPr>
        <w:t xml:space="preserve"> 영업장 운영과 관련하여 「다중이용업소의 안전관리에 관한 특별법」 등 관계 법령에 따른 화재배상책임보험을 포함한 영업배상책임보험에 가입·유지하여야 한다. 보험의 보상한도는 시설물 손해 및 대인·대물 배상책임을 포함하여 최소 20억 원 이상으로 하며, 위탁인을 공동피보험자 또는 추가피보험자로 지정한다. 수탁인은 계약 체결 시 및 갱신 시 보험가입증명서(또는 보험증권 사본)를 위탁인에게 제출하여야 한다.</w:t>
      </w:r>
    </w:p>
    <w:p w14:paraId="5A2B6F59" w14:textId="0C2F94E2" w:rsidR="00660D13" w:rsidRDefault="00AB3AA2" w:rsidP="004B74F3">
      <w:pPr>
        <w:pStyle w:val="a6"/>
        <w:numPr>
          <w:ilvl w:val="0"/>
          <w:numId w:val="39"/>
        </w:numPr>
        <w:rPr>
          <w:ins w:id="131" w:author="성민 노" w:date="2026-09-08T15:42:00Z" w16du:dateUtc="2026-09-08T06:42:00Z"/>
          <w:sz w:val="20"/>
          <w:szCs w:val="20"/>
        </w:rPr>
      </w:pPr>
      <w:ins w:id="132" w:author="성민 노" w:date="2026-09-08T15:21:00Z" w16du:dateUtc="2026-09-08T06:21:00Z">
        <w:r w:rsidRPr="00AB3AA2">
          <w:rPr>
            <w:sz w:val="20"/>
            <w:szCs w:val="20"/>
          </w:rPr>
          <w:t>수탁인은 골프존 가맹본부의 가맹규정·운영지침 및 영업장 운영에 적용되는 관계 법령·인허가 조건을 준수하여야 한다. 골프존 본사의 경고·시정요구·제재, 행정기관의 조사·시정명령·행정처분 또는 기타 영업장 운영과 관련한 민·형사상 분쟁이 발생하거나 발생할 우려가 있는 경우에는 지체 없이 위탁인에게 통보하고 필요한 조치를 하여야 하며, 수탁인의 귀책사유가 있는 경우 그 해결에 필요한 비용과 책임을 부담한다.</w:t>
        </w:r>
      </w:ins>
    </w:p>
    <w:p w14:paraId="0578E812" w14:textId="7DA5A378" w:rsidR="005E5F55" w:rsidRPr="001F611C" w:rsidRDefault="000703D4" w:rsidP="004B74F3">
      <w:pPr>
        <w:pStyle w:val="a6"/>
        <w:numPr>
          <w:ilvl w:val="0"/>
          <w:numId w:val="39"/>
        </w:numPr>
        <w:rPr>
          <w:sz w:val="20"/>
          <w:szCs w:val="20"/>
        </w:rPr>
      </w:pPr>
      <w:ins w:id="133" w:author="성민 노" w:date="2026-09-08T15:42:00Z" w16du:dateUtc="2026-09-08T06:42:00Z">
        <w:r w:rsidRPr="000703D4">
          <w:rPr>
            <w:sz w:val="20"/>
            <w:szCs w:val="20"/>
          </w:rPr>
          <w:t>수탁인은 제2항 제4호에 따른 위탁인의 정당한 확인·점검·자료제출 요구 및 시정·개선·재발방지 요구에 협조하여야 하며, 정당한 사유 없이 이를 거부·방해하거나 이행하지 아니하여서는 아니 된다.</w:t>
        </w:r>
      </w:ins>
    </w:p>
    <w:p w14:paraId="3371D4E0" w14:textId="77777777" w:rsidR="00F5794C" w:rsidRPr="001F611C" w:rsidRDefault="00F5794C" w:rsidP="00F5794C">
      <w:pPr>
        <w:pStyle w:val="a6"/>
        <w:numPr>
          <w:ilvl w:val="0"/>
          <w:numId w:val="43"/>
        </w:numPr>
        <w:rPr>
          <w:sz w:val="20"/>
          <w:szCs w:val="20"/>
        </w:rPr>
      </w:pPr>
      <w:r w:rsidRPr="001F611C">
        <w:rPr>
          <w:rFonts w:hint="eastAsia"/>
          <w:sz w:val="20"/>
          <w:szCs w:val="20"/>
        </w:rPr>
        <w:t>위탁인은 본 계약의 이행과 관련하여 다음 각 호의 의무를 부담한다.</w:t>
      </w:r>
    </w:p>
    <w:p w14:paraId="31006A0C" w14:textId="54175B9F" w:rsidR="00F5794C" w:rsidRPr="001F611C" w:rsidRDefault="00F5794C" w:rsidP="00F5794C">
      <w:pPr>
        <w:pStyle w:val="a6"/>
        <w:numPr>
          <w:ilvl w:val="0"/>
          <w:numId w:val="44"/>
        </w:numPr>
        <w:rPr>
          <w:sz w:val="20"/>
          <w:szCs w:val="20"/>
        </w:rPr>
      </w:pPr>
      <w:r w:rsidRPr="001F611C">
        <w:rPr>
          <w:sz w:val="20"/>
          <w:szCs w:val="20"/>
        </w:rPr>
        <w:t>위탁인은 수탁인이 본 계약에 따른 영업장 운영을 원활히 수행할 수 있도록 계약 체결 시 명시된 시설물 및 권한을 제공하</w:t>
      </w:r>
      <w:r w:rsidRPr="001F611C">
        <w:rPr>
          <w:rFonts w:hint="eastAsia"/>
          <w:sz w:val="20"/>
          <w:szCs w:val="20"/>
        </w:rPr>
        <w:t>고</w:t>
      </w:r>
      <w:r w:rsidRPr="001F611C">
        <w:rPr>
          <w:sz w:val="20"/>
          <w:szCs w:val="20"/>
        </w:rPr>
        <w:t xml:space="preserve">, 계약기간 동안 </w:t>
      </w:r>
      <w:r w:rsidRPr="001F611C">
        <w:rPr>
          <w:rFonts w:hint="eastAsia"/>
          <w:sz w:val="20"/>
          <w:szCs w:val="20"/>
        </w:rPr>
        <w:t>이</w:t>
      </w:r>
      <w:r w:rsidRPr="001F611C">
        <w:rPr>
          <w:sz w:val="20"/>
          <w:szCs w:val="20"/>
        </w:rPr>
        <w:t>를 보장</w:t>
      </w:r>
      <w:r w:rsidRPr="001F611C">
        <w:rPr>
          <w:rFonts w:hint="eastAsia"/>
          <w:sz w:val="20"/>
          <w:szCs w:val="20"/>
        </w:rPr>
        <w:t>하여야 한다.</w:t>
      </w:r>
      <w:ins w:id="134" w:author="성민 노" w:date="2026-09-08T15:22:00Z" w16du:dateUtc="2026-09-08T06:22:00Z">
        <w:r w:rsidR="00BD0D5F">
          <w:rPr>
            <w:rFonts w:hint="eastAsia"/>
            <w:sz w:val="20"/>
            <w:szCs w:val="20"/>
          </w:rPr>
          <w:t xml:space="preserve"> </w:t>
        </w:r>
      </w:ins>
      <w:ins w:id="135" w:author="성민 노" w:date="2026-09-08T15:22:00Z">
        <w:r w:rsidR="00BD0D5F" w:rsidRPr="00BD0D5F">
          <w:rPr>
            <w:sz w:val="20"/>
            <w:szCs w:val="20"/>
          </w:rPr>
          <w:t>다만, 제13조에서 정한 계약의 해지 사유가 발생한 경우에는 그러하지 아니하다.</w:t>
        </w:r>
      </w:ins>
    </w:p>
    <w:p w14:paraId="77F10B93" w14:textId="2446CEBE" w:rsidR="00F5794C" w:rsidRPr="001F611C" w:rsidRDefault="00F5794C" w:rsidP="00F5794C">
      <w:pPr>
        <w:pStyle w:val="a6"/>
        <w:numPr>
          <w:ilvl w:val="0"/>
          <w:numId w:val="44"/>
        </w:numPr>
        <w:rPr>
          <w:sz w:val="20"/>
          <w:szCs w:val="20"/>
        </w:rPr>
      </w:pPr>
      <w:r w:rsidRPr="001F611C">
        <w:rPr>
          <w:sz w:val="20"/>
          <w:szCs w:val="20"/>
        </w:rPr>
        <w:t>위탁인은 수탁인의 정상적인 영업 수행을 부당하게 방해하거나 제한하지 아니</w:t>
      </w:r>
      <w:r w:rsidR="004B74F3" w:rsidRPr="001F611C">
        <w:rPr>
          <w:rFonts w:hint="eastAsia"/>
          <w:sz w:val="20"/>
          <w:szCs w:val="20"/>
        </w:rPr>
        <w:t>하며, 수탁인의 요청이 합리적이고 필요하다고 인정되는 경우 협력하여야 한다.</w:t>
      </w:r>
    </w:p>
    <w:p w14:paraId="4CF01296" w14:textId="23625B7B" w:rsidR="00F5794C" w:rsidRPr="001F611C" w:rsidRDefault="00F5794C" w:rsidP="00DF2408">
      <w:pPr>
        <w:pStyle w:val="a6"/>
        <w:numPr>
          <w:ilvl w:val="0"/>
          <w:numId w:val="44"/>
        </w:numPr>
        <w:rPr>
          <w:sz w:val="20"/>
          <w:szCs w:val="20"/>
        </w:rPr>
      </w:pPr>
      <w:r w:rsidRPr="001F611C">
        <w:rPr>
          <w:rFonts w:hint="eastAsia"/>
          <w:sz w:val="20"/>
          <w:szCs w:val="20"/>
        </w:rPr>
        <w:t>시설물의 중대한 하자나 불가항력적 사유로 영업장 운영이 현저히 곤란해진 경우, 위탁인은 지체 없이 수탁인과 협의하여 합리적인 해결방안을 마련한다.</w:t>
      </w:r>
    </w:p>
    <w:p w14:paraId="12654D08" w14:textId="64801AF0" w:rsidR="00E7105A" w:rsidRPr="001F611C" w:rsidRDefault="00313F7A" w:rsidP="00DF2408">
      <w:pPr>
        <w:pStyle w:val="a6"/>
        <w:numPr>
          <w:ilvl w:val="0"/>
          <w:numId w:val="44"/>
        </w:numPr>
        <w:rPr>
          <w:sz w:val="20"/>
          <w:szCs w:val="20"/>
        </w:rPr>
      </w:pPr>
      <w:r w:rsidRPr="001F611C">
        <w:rPr>
          <w:sz w:val="20"/>
          <w:szCs w:val="20"/>
        </w:rPr>
        <w:t xml:space="preserve">위탁인의 확인, 점검 및 시정요청은 </w:t>
      </w:r>
      <w:ins w:id="136" w:author="성민 노" w:date="2026-09-08T15:24:00Z" w16du:dateUtc="2026-09-08T06:24:00Z">
        <w:r w:rsidR="00112BD9" w:rsidRPr="00112BD9">
          <w:rPr>
            <w:sz w:val="20"/>
            <w:szCs w:val="20"/>
          </w:rPr>
          <w:t>본 계약의 적정한 이행 여부를 확인하기 위하여 필요한 범위에서 수시로 할 수 있으며, 시설물의 작동 이상·고장·파손·안전상 우려뿐 아니라 GPM·POS 등 매출 및 정산자료, 힐링밥상의 매입 및 주류 재고, 고객민원, 서비스 품질, 안전·위생, 개인정보 및 계정정보, 골프존 가맹규정, 관계 법령 및 각종 인허가·신고사항의 준수 여부를 포함한다. 위탁인은 이에 필요한 자료 제출과 시정·개선·재발방지조치를 수탁인에게 요구할 수 있다. 다만, 위탁인의 확인·점검·자료요구 및 시정요청은 수탁인 소속 근로자 개인에 대한 채용·배치·근무시간·휴가·징계·해고 등 구체적인 인사·노무상 직접적인 지휘·명령으로 해석되지 아니한다.</w:t>
        </w:r>
      </w:ins>
      <w:del w:id="137" w:author="성민 노" w:date="2026-09-08T15:24:00Z" w16du:dateUtc="2026-09-08T06:24:00Z">
        <w:r w:rsidRPr="001F611C" w:rsidDel="00112BD9">
          <w:rPr>
            <w:sz w:val="20"/>
            <w:szCs w:val="20"/>
          </w:rPr>
          <w:delText>시설물의 작동 이상, 고장, 파손, 안전상 우려 또는 법령 위반 소지 등 시설물 관련 사유가 발생한 경우 및 그 재발 방지를 위한 필요한 범위에 한정되며, 카카오톡 등 전자적 방법을 통한 사실 확인 또는 조치 요청을 포함한다. 위탁인의 확인, 점검 및 시정요청은 수탁인의 인력운영, 근로조건, 영업전략, 마케팅 집행 등 구체적 운영방식에 대한 지휘 또는 감독으로 해석되지 아니한다.</w:delText>
        </w:r>
      </w:del>
    </w:p>
    <w:p w14:paraId="62B956D1" w14:textId="77777777" w:rsidR="00695BC6" w:rsidRPr="001F611C" w:rsidRDefault="00695BC6" w:rsidP="00695BC6">
      <w:pPr>
        <w:rPr>
          <w:sz w:val="20"/>
          <w:szCs w:val="20"/>
        </w:rPr>
      </w:pPr>
    </w:p>
    <w:p w14:paraId="7F40D91E" w14:textId="11346B0C" w:rsidR="00695BC6" w:rsidRPr="001F611C" w:rsidRDefault="00695BC6" w:rsidP="00695BC6">
      <w:pPr>
        <w:rPr>
          <w:b/>
          <w:bCs/>
          <w:sz w:val="20"/>
          <w:szCs w:val="20"/>
        </w:rPr>
      </w:pPr>
      <w:r w:rsidRPr="001F611C">
        <w:rPr>
          <w:rFonts w:hint="eastAsia"/>
          <w:b/>
          <w:bCs/>
          <w:sz w:val="20"/>
          <w:szCs w:val="20"/>
        </w:rPr>
        <w:lastRenderedPageBreak/>
        <w:t>제</w:t>
      </w:r>
      <w:r w:rsidR="00C236B7" w:rsidRPr="001F611C">
        <w:rPr>
          <w:rFonts w:hint="eastAsia"/>
          <w:b/>
          <w:bCs/>
          <w:sz w:val="20"/>
          <w:szCs w:val="20"/>
        </w:rPr>
        <w:t>10</w:t>
      </w:r>
      <w:r w:rsidRPr="001F611C">
        <w:rPr>
          <w:rFonts w:hint="eastAsia"/>
          <w:b/>
          <w:bCs/>
          <w:sz w:val="20"/>
          <w:szCs w:val="20"/>
        </w:rPr>
        <w:t>조 (비밀유지)</w:t>
      </w:r>
    </w:p>
    <w:p w14:paraId="0E06096A" w14:textId="7B5B2B83" w:rsidR="00695BC6" w:rsidRPr="001F611C" w:rsidRDefault="00695BC6" w:rsidP="00695BC6">
      <w:pPr>
        <w:pStyle w:val="a6"/>
        <w:numPr>
          <w:ilvl w:val="0"/>
          <w:numId w:val="45"/>
        </w:numPr>
        <w:rPr>
          <w:sz w:val="20"/>
          <w:szCs w:val="20"/>
        </w:rPr>
      </w:pPr>
      <w:r w:rsidRPr="001F611C">
        <w:rPr>
          <w:rFonts w:hint="eastAsia"/>
          <w:sz w:val="20"/>
          <w:szCs w:val="20"/>
        </w:rPr>
        <w:t>당사자는 본 계약의 체결 사실</w:t>
      </w:r>
      <w:r w:rsidR="006971A4" w:rsidRPr="001F611C">
        <w:rPr>
          <w:rFonts w:hint="eastAsia"/>
          <w:sz w:val="20"/>
          <w:szCs w:val="20"/>
        </w:rPr>
        <w:t>,</w:t>
      </w:r>
      <w:r w:rsidRPr="001F611C">
        <w:rPr>
          <w:rFonts w:hint="eastAsia"/>
          <w:sz w:val="20"/>
          <w:szCs w:val="20"/>
        </w:rPr>
        <w:t xml:space="preserve"> 계약 내용</w:t>
      </w:r>
      <w:r w:rsidR="006971A4" w:rsidRPr="001F611C">
        <w:rPr>
          <w:rFonts w:hint="eastAsia"/>
          <w:sz w:val="20"/>
          <w:szCs w:val="20"/>
        </w:rPr>
        <w:t>, 본 계약의 이행과정에서 알게 된 매출자료, 정산자료, 운영지침 및 기타 이에</w:t>
      </w:r>
      <w:r w:rsidRPr="001F611C">
        <w:rPr>
          <w:rFonts w:hint="eastAsia"/>
          <w:sz w:val="20"/>
          <w:szCs w:val="20"/>
        </w:rPr>
        <w:t xml:space="preserve"> </w:t>
      </w:r>
      <w:r w:rsidR="006971A4" w:rsidRPr="001F611C">
        <w:rPr>
          <w:rFonts w:hint="eastAsia"/>
          <w:sz w:val="20"/>
          <w:szCs w:val="20"/>
        </w:rPr>
        <w:t>준하는 정보를 제3자에게 누설하거나 본 계약의 목</w:t>
      </w:r>
      <w:r w:rsidR="004B7CAE" w:rsidRPr="001F611C">
        <w:rPr>
          <w:rFonts w:hint="eastAsia"/>
          <w:sz w:val="20"/>
          <w:szCs w:val="20"/>
        </w:rPr>
        <w:t>적</w:t>
      </w:r>
      <w:r w:rsidR="006971A4" w:rsidRPr="001F611C">
        <w:rPr>
          <w:rFonts w:hint="eastAsia"/>
          <w:sz w:val="20"/>
          <w:szCs w:val="20"/>
        </w:rPr>
        <w:t xml:space="preserve"> 외의 용도로 사용하여서는 아니 된다.</w:t>
      </w:r>
    </w:p>
    <w:p w14:paraId="478DEE4F" w14:textId="24ADEA5D" w:rsidR="006971A4" w:rsidRPr="001F611C" w:rsidRDefault="006971A4" w:rsidP="00695BC6">
      <w:pPr>
        <w:pStyle w:val="a6"/>
        <w:numPr>
          <w:ilvl w:val="0"/>
          <w:numId w:val="45"/>
        </w:numPr>
        <w:rPr>
          <w:sz w:val="20"/>
          <w:szCs w:val="20"/>
        </w:rPr>
      </w:pPr>
      <w:r w:rsidRPr="001F611C">
        <w:rPr>
          <w:rFonts w:hint="eastAsia"/>
          <w:sz w:val="20"/>
          <w:szCs w:val="20"/>
        </w:rPr>
        <w:t>제1항의 의무는 계약기간 중은 물론 계약 종료 후에도 유효하다. 다만, 법령상 제출이 요구되는 경우에는 예외로 한다.</w:t>
      </w:r>
    </w:p>
    <w:p w14:paraId="32E84E9F" w14:textId="34DFAD42" w:rsidR="006971A4" w:rsidRPr="001F611C" w:rsidRDefault="006971A4" w:rsidP="00695BC6">
      <w:pPr>
        <w:pStyle w:val="a6"/>
        <w:numPr>
          <w:ilvl w:val="0"/>
          <w:numId w:val="45"/>
        </w:numPr>
        <w:rPr>
          <w:sz w:val="20"/>
          <w:szCs w:val="20"/>
        </w:rPr>
      </w:pPr>
      <w:r w:rsidRPr="001F611C">
        <w:rPr>
          <w:rFonts w:hint="eastAsia"/>
          <w:sz w:val="20"/>
          <w:szCs w:val="20"/>
        </w:rPr>
        <w:t>본 조항을 위반하여 상대방에게 손해가 발생한 경우, 위반 당사자는 그 손해 전액을 배상하여야 한다.</w:t>
      </w:r>
    </w:p>
    <w:p w14:paraId="08484A78" w14:textId="77777777" w:rsidR="006971A4" w:rsidRPr="001F611C" w:rsidRDefault="006971A4" w:rsidP="006971A4">
      <w:pPr>
        <w:rPr>
          <w:sz w:val="20"/>
          <w:szCs w:val="20"/>
        </w:rPr>
      </w:pPr>
    </w:p>
    <w:p w14:paraId="550DFB23" w14:textId="22497435" w:rsidR="008C495D" w:rsidRPr="001F611C" w:rsidRDefault="008C495D" w:rsidP="008C495D">
      <w:pPr>
        <w:rPr>
          <w:b/>
          <w:bCs/>
          <w:sz w:val="20"/>
          <w:szCs w:val="20"/>
        </w:rPr>
      </w:pPr>
      <w:r w:rsidRPr="001F611C">
        <w:rPr>
          <w:rFonts w:hint="eastAsia"/>
          <w:b/>
          <w:bCs/>
          <w:sz w:val="20"/>
          <w:szCs w:val="20"/>
        </w:rPr>
        <w:t>제1</w:t>
      </w:r>
      <w:r w:rsidR="00C236B7" w:rsidRPr="001F611C">
        <w:rPr>
          <w:rFonts w:hint="eastAsia"/>
          <w:b/>
          <w:bCs/>
          <w:sz w:val="20"/>
          <w:szCs w:val="20"/>
        </w:rPr>
        <w:t>1</w:t>
      </w:r>
      <w:r w:rsidRPr="001F611C">
        <w:rPr>
          <w:rFonts w:hint="eastAsia"/>
          <w:b/>
          <w:bCs/>
          <w:sz w:val="20"/>
          <w:szCs w:val="20"/>
        </w:rPr>
        <w:t>조 (운영권한의 양도·재위탁)</w:t>
      </w:r>
    </w:p>
    <w:p w14:paraId="14684276" w14:textId="297C800B" w:rsidR="008C495D" w:rsidRPr="001F611C" w:rsidRDefault="008C495D" w:rsidP="008C495D">
      <w:pPr>
        <w:rPr>
          <w:sz w:val="20"/>
          <w:szCs w:val="20"/>
        </w:rPr>
      </w:pPr>
      <w:r w:rsidRPr="001F611C">
        <w:rPr>
          <w:rFonts w:hint="eastAsia"/>
          <w:sz w:val="20"/>
          <w:szCs w:val="20"/>
        </w:rPr>
        <w:t>수탁인은 본 계약상 운영권한의 전부 또는 일부를 제3자에게 양도하거나 담보로 제공하거나 재위탁(하도급)할 수 없다.</w:t>
      </w:r>
      <w:r w:rsidR="00D52DB5" w:rsidRPr="001F611C">
        <w:rPr>
          <w:rFonts w:hint="eastAsia"/>
          <w:sz w:val="20"/>
          <w:szCs w:val="20"/>
        </w:rPr>
        <w:t xml:space="preserve"> 다만, 위탁인의 사전 서면 동의가 있는 경우에는 예외로 한다.</w:t>
      </w:r>
    </w:p>
    <w:p w14:paraId="06571003" w14:textId="77777777" w:rsidR="008C495D" w:rsidRPr="001F611C" w:rsidRDefault="008C495D" w:rsidP="006971A4">
      <w:pPr>
        <w:rPr>
          <w:sz w:val="20"/>
          <w:szCs w:val="20"/>
        </w:rPr>
      </w:pPr>
    </w:p>
    <w:p w14:paraId="0BD6BA48" w14:textId="3672A709" w:rsidR="00F5794C" w:rsidRPr="001F611C" w:rsidRDefault="00F5794C" w:rsidP="00F5794C">
      <w:pPr>
        <w:rPr>
          <w:b/>
          <w:bCs/>
          <w:sz w:val="20"/>
          <w:szCs w:val="20"/>
        </w:rPr>
      </w:pPr>
      <w:r w:rsidRPr="001F611C">
        <w:rPr>
          <w:rFonts w:hint="eastAsia"/>
          <w:b/>
          <w:bCs/>
          <w:sz w:val="20"/>
          <w:szCs w:val="20"/>
        </w:rPr>
        <w:t>제</w:t>
      </w:r>
      <w:r w:rsidR="008C495D" w:rsidRPr="001F611C">
        <w:rPr>
          <w:rFonts w:hint="eastAsia"/>
          <w:b/>
          <w:bCs/>
          <w:sz w:val="20"/>
          <w:szCs w:val="20"/>
        </w:rPr>
        <w:t>1</w:t>
      </w:r>
      <w:r w:rsidR="00C236B7" w:rsidRPr="001F611C">
        <w:rPr>
          <w:rFonts w:hint="eastAsia"/>
          <w:b/>
          <w:bCs/>
          <w:sz w:val="20"/>
          <w:szCs w:val="20"/>
        </w:rPr>
        <w:t>2</w:t>
      </w:r>
      <w:r w:rsidRPr="001F611C">
        <w:rPr>
          <w:rFonts w:hint="eastAsia"/>
          <w:b/>
          <w:bCs/>
          <w:sz w:val="20"/>
          <w:szCs w:val="20"/>
        </w:rPr>
        <w:t>조 (영업권 및 권리금)</w:t>
      </w:r>
    </w:p>
    <w:p w14:paraId="47B50AFC" w14:textId="1A1BC428" w:rsidR="00F5794C" w:rsidRPr="001F611C" w:rsidRDefault="00F0009E" w:rsidP="008F2BB1">
      <w:pPr>
        <w:pStyle w:val="a6"/>
        <w:numPr>
          <w:ilvl w:val="0"/>
          <w:numId w:val="46"/>
        </w:numPr>
        <w:rPr>
          <w:sz w:val="20"/>
          <w:szCs w:val="20"/>
        </w:rPr>
      </w:pPr>
      <w:r w:rsidRPr="001F611C">
        <w:rPr>
          <w:rFonts w:hint="eastAsia"/>
          <w:sz w:val="20"/>
          <w:szCs w:val="20"/>
        </w:rPr>
        <w:t>당사자 일방</w:t>
      </w:r>
      <w:r w:rsidR="00F5794C" w:rsidRPr="001F611C">
        <w:rPr>
          <w:sz w:val="20"/>
          <w:szCs w:val="20"/>
        </w:rPr>
        <w:t>은</w:t>
      </w:r>
      <w:r w:rsidR="00F5794C" w:rsidRPr="001F611C">
        <w:rPr>
          <w:rFonts w:hint="eastAsia"/>
          <w:sz w:val="20"/>
          <w:szCs w:val="20"/>
        </w:rPr>
        <w:t xml:space="preserve"> 계약기간 중 또는 계약 종료 후</w:t>
      </w:r>
      <w:r w:rsidRPr="001F611C">
        <w:rPr>
          <w:rFonts w:hint="eastAsia"/>
          <w:sz w:val="20"/>
          <w:szCs w:val="20"/>
        </w:rPr>
        <w:t>를 불문하고, 본 계약과 관련하여</w:t>
      </w:r>
      <w:r w:rsidR="00F5794C" w:rsidRPr="001F611C">
        <w:rPr>
          <w:rFonts w:hint="eastAsia"/>
          <w:sz w:val="20"/>
          <w:szCs w:val="20"/>
        </w:rPr>
        <w:t xml:space="preserve"> </w:t>
      </w:r>
      <w:r w:rsidRPr="001F611C">
        <w:rPr>
          <w:rFonts w:hint="eastAsia"/>
          <w:sz w:val="20"/>
          <w:szCs w:val="20"/>
        </w:rPr>
        <w:t>상대방에게</w:t>
      </w:r>
      <w:r w:rsidR="00F5794C" w:rsidRPr="001F611C">
        <w:rPr>
          <w:rFonts w:hint="eastAsia"/>
          <w:sz w:val="20"/>
          <w:szCs w:val="20"/>
        </w:rPr>
        <w:t xml:space="preserve"> 영업권, 권리금, 고객기반 형성 등</w:t>
      </w:r>
      <w:r w:rsidR="008F2BB1" w:rsidRPr="001F611C">
        <w:rPr>
          <w:rFonts w:hint="eastAsia"/>
          <w:sz w:val="20"/>
          <w:szCs w:val="20"/>
        </w:rPr>
        <w:t xml:space="preserve"> </w:t>
      </w:r>
      <w:r w:rsidRPr="001F611C">
        <w:rPr>
          <w:rFonts w:hint="eastAsia"/>
          <w:sz w:val="20"/>
          <w:szCs w:val="20"/>
        </w:rPr>
        <w:t>어떠한 명목으로도</w:t>
      </w:r>
      <w:r w:rsidR="008F2BB1" w:rsidRPr="001F611C">
        <w:rPr>
          <w:rFonts w:hint="eastAsia"/>
          <w:sz w:val="20"/>
          <w:szCs w:val="20"/>
        </w:rPr>
        <w:t xml:space="preserve"> 금전이나 권리를 청구할 수 없다.</w:t>
      </w:r>
      <w:r w:rsidR="00AA0D41" w:rsidRPr="001F611C">
        <w:rPr>
          <w:rFonts w:hint="eastAsia"/>
          <w:sz w:val="20"/>
          <w:szCs w:val="20"/>
        </w:rPr>
        <w:t xml:space="preserve"> 이는 제</w:t>
      </w:r>
      <w:r w:rsidR="00D10AD0" w:rsidRPr="001F611C">
        <w:rPr>
          <w:rFonts w:hint="eastAsia"/>
          <w:sz w:val="20"/>
          <w:szCs w:val="20"/>
        </w:rPr>
        <w:t>7</w:t>
      </w:r>
      <w:r w:rsidR="00AA0D41" w:rsidRPr="001F611C">
        <w:rPr>
          <w:rFonts w:hint="eastAsia"/>
          <w:sz w:val="20"/>
          <w:szCs w:val="20"/>
        </w:rPr>
        <w:t>조 제</w:t>
      </w:r>
      <w:r w:rsidR="00F9492F" w:rsidRPr="001F611C">
        <w:rPr>
          <w:rFonts w:hint="eastAsia"/>
          <w:sz w:val="20"/>
          <w:szCs w:val="20"/>
        </w:rPr>
        <w:t>4</w:t>
      </w:r>
      <w:r w:rsidR="00AA0D41" w:rsidRPr="001F611C">
        <w:rPr>
          <w:rFonts w:hint="eastAsia"/>
          <w:sz w:val="20"/>
          <w:szCs w:val="20"/>
        </w:rPr>
        <w:t>항에 따른 장비 업그레이드 비용</w:t>
      </w:r>
      <w:r w:rsidR="007028A4" w:rsidRPr="001F611C">
        <w:rPr>
          <w:rFonts w:hint="eastAsia"/>
          <w:sz w:val="20"/>
          <w:szCs w:val="20"/>
        </w:rPr>
        <w:t xml:space="preserve"> 분담</w:t>
      </w:r>
      <w:r w:rsidR="004C72AD" w:rsidRPr="001F611C">
        <w:rPr>
          <w:rFonts w:hint="eastAsia"/>
          <w:sz w:val="20"/>
          <w:szCs w:val="20"/>
        </w:rPr>
        <w:t>이 있는 경우에도</w:t>
      </w:r>
      <w:r w:rsidR="00AA0D41" w:rsidRPr="001F611C">
        <w:rPr>
          <w:rFonts w:hint="eastAsia"/>
          <w:sz w:val="20"/>
          <w:szCs w:val="20"/>
        </w:rPr>
        <w:t xml:space="preserve"> 동일하게 적용된다.</w:t>
      </w:r>
    </w:p>
    <w:p w14:paraId="280AAED4" w14:textId="5A7335E9" w:rsidR="008F2BB1" w:rsidRPr="001F611C" w:rsidRDefault="008F2BB1" w:rsidP="008F2BB1">
      <w:pPr>
        <w:pStyle w:val="a6"/>
        <w:numPr>
          <w:ilvl w:val="0"/>
          <w:numId w:val="46"/>
        </w:numPr>
        <w:rPr>
          <w:sz w:val="20"/>
          <w:szCs w:val="20"/>
        </w:rPr>
      </w:pPr>
      <w:r w:rsidRPr="001F611C">
        <w:rPr>
          <w:rFonts w:hint="eastAsia"/>
          <w:sz w:val="20"/>
          <w:szCs w:val="20"/>
        </w:rPr>
        <w:t>계약기간 동안</w:t>
      </w:r>
      <w:r w:rsidR="00F0009E" w:rsidRPr="001F611C">
        <w:rPr>
          <w:rFonts w:hint="eastAsia"/>
          <w:sz w:val="20"/>
          <w:szCs w:val="20"/>
        </w:rPr>
        <w:t xml:space="preserve"> 당사자가</w:t>
      </w:r>
      <w:r w:rsidRPr="001F611C">
        <w:rPr>
          <w:rFonts w:hint="eastAsia"/>
          <w:sz w:val="20"/>
          <w:szCs w:val="20"/>
        </w:rPr>
        <w:t xml:space="preserve"> 투자·광고·홍보·고객 모집 등 영업활동을 위하여 지출한 비용은 전적으로 </w:t>
      </w:r>
      <w:r w:rsidR="00EE0D7E" w:rsidRPr="001F611C">
        <w:rPr>
          <w:rFonts w:hint="eastAsia"/>
          <w:sz w:val="20"/>
          <w:szCs w:val="20"/>
        </w:rPr>
        <w:t>해당 당사자</w:t>
      </w:r>
      <w:r w:rsidRPr="001F611C">
        <w:rPr>
          <w:rFonts w:hint="eastAsia"/>
          <w:sz w:val="20"/>
          <w:szCs w:val="20"/>
        </w:rPr>
        <w:t>의 영업상 필요와 이익을 위한 것으로서, 그 결과 형성된 고객기반·영업상 이익은 본 계약 종료와 동시에 소멸하며 권리금 또는 영업권의 성격을 가지지 아니한다.</w:t>
      </w:r>
    </w:p>
    <w:p w14:paraId="02DF3FCD" w14:textId="10E814EC" w:rsidR="008F2BB1" w:rsidRPr="001F611C" w:rsidRDefault="00EE0D7E" w:rsidP="008F2BB1">
      <w:pPr>
        <w:pStyle w:val="a6"/>
        <w:numPr>
          <w:ilvl w:val="0"/>
          <w:numId w:val="46"/>
        </w:numPr>
        <w:rPr>
          <w:sz w:val="20"/>
          <w:szCs w:val="20"/>
        </w:rPr>
      </w:pPr>
      <w:r w:rsidRPr="001F611C">
        <w:rPr>
          <w:rFonts w:hint="eastAsia"/>
          <w:sz w:val="20"/>
          <w:szCs w:val="20"/>
        </w:rPr>
        <w:t>당사자 일방</w:t>
      </w:r>
      <w:r w:rsidR="008F2BB1" w:rsidRPr="001F611C">
        <w:rPr>
          <w:rFonts w:hint="eastAsia"/>
          <w:sz w:val="20"/>
          <w:szCs w:val="20"/>
        </w:rPr>
        <w:t>이 고객 모집, 매출 증대 또는 영업 기반 형성에 기여한 사실 자체는 권리금, 영업권 기타 유사한 명목으로 금전이나 권리를 청구할 사유가 되지 않는다.</w:t>
      </w:r>
    </w:p>
    <w:p w14:paraId="78F56926" w14:textId="283A9CB6" w:rsidR="008F2BB1" w:rsidRPr="001F611C" w:rsidRDefault="008F2BB1" w:rsidP="008F2BB1">
      <w:pPr>
        <w:pStyle w:val="a6"/>
        <w:numPr>
          <w:ilvl w:val="0"/>
          <w:numId w:val="46"/>
        </w:numPr>
        <w:rPr>
          <w:sz w:val="20"/>
          <w:szCs w:val="20"/>
        </w:rPr>
      </w:pPr>
      <w:r w:rsidRPr="001F611C">
        <w:rPr>
          <w:rFonts w:hint="eastAsia"/>
          <w:sz w:val="20"/>
          <w:szCs w:val="20"/>
        </w:rPr>
        <w:t>본 조항은 계약 종료 후에도 유효하게 존</w:t>
      </w:r>
      <w:r w:rsidR="00295FD1" w:rsidRPr="001F611C">
        <w:rPr>
          <w:rFonts w:hint="eastAsia"/>
          <w:sz w:val="20"/>
          <w:szCs w:val="20"/>
        </w:rPr>
        <w:t>속</w:t>
      </w:r>
      <w:r w:rsidR="00EE0D7E" w:rsidRPr="001F611C">
        <w:rPr>
          <w:rFonts w:hint="eastAsia"/>
          <w:sz w:val="20"/>
          <w:szCs w:val="20"/>
        </w:rPr>
        <w:t>하며, 위탁인은 수탁인에게, 수탁인은 위탁인에게 본 조항과 유사한 성격의 금전적 요구(영업권 사용료, 권리금, 영업기반 형성비)를 할 수 없다.</w:t>
      </w:r>
    </w:p>
    <w:p w14:paraId="1282CDA4" w14:textId="77777777" w:rsidR="00F5794C" w:rsidRPr="001F611C" w:rsidRDefault="00F5794C" w:rsidP="00DF2408">
      <w:pPr>
        <w:rPr>
          <w:sz w:val="20"/>
          <w:szCs w:val="20"/>
        </w:rPr>
      </w:pPr>
    </w:p>
    <w:p w14:paraId="0762C190" w14:textId="05E4C2C4" w:rsidR="00E44D5A" w:rsidRPr="001F611C" w:rsidDel="00012E4F" w:rsidRDefault="00E44D5A" w:rsidP="00E44D5A">
      <w:pPr>
        <w:rPr>
          <w:del w:id="138" w:author="성민 노" w:date="2026-09-08T15:33:00Z" w16du:dateUtc="2026-09-08T06:33:00Z"/>
          <w:b/>
          <w:bCs/>
          <w:sz w:val="20"/>
          <w:szCs w:val="20"/>
        </w:rPr>
      </w:pPr>
      <w:del w:id="139" w:author="성민 노" w:date="2026-09-08T15:33:00Z" w16du:dateUtc="2026-09-08T06:33:00Z">
        <w:r w:rsidRPr="001F611C" w:rsidDel="00012E4F">
          <w:rPr>
            <w:rFonts w:hint="eastAsia"/>
            <w:b/>
            <w:bCs/>
            <w:sz w:val="20"/>
            <w:szCs w:val="20"/>
          </w:rPr>
          <w:delText>제</w:delText>
        </w:r>
        <w:r w:rsidR="00F5794C" w:rsidRPr="001F611C" w:rsidDel="00012E4F">
          <w:rPr>
            <w:rFonts w:hint="eastAsia"/>
            <w:b/>
            <w:bCs/>
            <w:sz w:val="20"/>
            <w:szCs w:val="20"/>
          </w:rPr>
          <w:delText>1</w:delText>
        </w:r>
        <w:r w:rsidR="00C236B7" w:rsidRPr="001F611C" w:rsidDel="00012E4F">
          <w:rPr>
            <w:rFonts w:hint="eastAsia"/>
            <w:b/>
            <w:bCs/>
            <w:sz w:val="20"/>
            <w:szCs w:val="20"/>
          </w:rPr>
          <w:delText>3</w:delText>
        </w:r>
        <w:r w:rsidRPr="001F611C" w:rsidDel="00012E4F">
          <w:rPr>
            <w:rFonts w:hint="eastAsia"/>
            <w:b/>
            <w:bCs/>
            <w:sz w:val="20"/>
            <w:szCs w:val="20"/>
          </w:rPr>
          <w:delText>조 (계약의 해제)</w:delText>
        </w:r>
      </w:del>
    </w:p>
    <w:p w14:paraId="72A86456" w14:textId="2D4EAAF3" w:rsidR="00E44D5A" w:rsidRPr="001F611C" w:rsidDel="00012E4F" w:rsidRDefault="00522919" w:rsidP="00E44D5A">
      <w:pPr>
        <w:pStyle w:val="a6"/>
        <w:numPr>
          <w:ilvl w:val="0"/>
          <w:numId w:val="8"/>
        </w:numPr>
        <w:rPr>
          <w:del w:id="140" w:author="성민 노" w:date="2026-09-08T15:33:00Z" w16du:dateUtc="2026-09-08T06:33:00Z"/>
          <w:sz w:val="20"/>
          <w:szCs w:val="20"/>
        </w:rPr>
      </w:pPr>
      <w:del w:id="141" w:author="성민 노" w:date="2026-09-08T15:33:00Z" w16du:dateUtc="2026-09-08T06:33:00Z">
        <w:r w:rsidRPr="001F611C" w:rsidDel="00012E4F">
          <w:rPr>
            <w:rFonts w:hint="eastAsia"/>
            <w:sz w:val="20"/>
            <w:szCs w:val="20"/>
          </w:rPr>
          <w:delText>수탁인</w:delText>
        </w:r>
        <w:r w:rsidRPr="001F611C" w:rsidDel="00012E4F">
          <w:rPr>
            <w:sz w:val="20"/>
            <w:szCs w:val="20"/>
          </w:rPr>
          <w:delText>은</w:delText>
        </w:r>
        <w:r w:rsidR="00E44D5A" w:rsidRPr="001F611C" w:rsidDel="00012E4F">
          <w:rPr>
            <w:rFonts w:hint="eastAsia"/>
            <w:sz w:val="20"/>
            <w:szCs w:val="20"/>
          </w:rPr>
          <w:delText xml:space="preserve"> </w:delText>
        </w:r>
        <w:r w:rsidR="00B018EC" w:rsidRPr="001F611C" w:rsidDel="00012E4F">
          <w:rPr>
            <w:rFonts w:hint="eastAsia"/>
            <w:sz w:val="20"/>
            <w:szCs w:val="20"/>
          </w:rPr>
          <w:delText>이행</w:delText>
        </w:r>
        <w:r w:rsidR="0052384D" w:rsidRPr="001F611C" w:rsidDel="00012E4F">
          <w:rPr>
            <w:rFonts w:hint="eastAsia"/>
            <w:sz w:val="20"/>
            <w:szCs w:val="20"/>
          </w:rPr>
          <w:delText>보증금 잔액을 지급하기</w:delText>
        </w:r>
        <w:r w:rsidR="00E44D5A" w:rsidRPr="001F611C" w:rsidDel="00012E4F">
          <w:rPr>
            <w:rFonts w:hint="eastAsia"/>
            <w:sz w:val="20"/>
            <w:szCs w:val="20"/>
          </w:rPr>
          <w:delText xml:space="preserve"> 전까지</w:delText>
        </w:r>
        <w:r w:rsidR="00003C6C" w:rsidRPr="001F611C" w:rsidDel="00012E4F">
          <w:rPr>
            <w:rFonts w:hint="eastAsia"/>
            <w:sz w:val="20"/>
            <w:szCs w:val="20"/>
          </w:rPr>
          <w:delText xml:space="preserve"> 선급금</w:delText>
        </w:r>
        <w:r w:rsidR="00E44D5A" w:rsidRPr="001F611C" w:rsidDel="00012E4F">
          <w:rPr>
            <w:rFonts w:hint="eastAsia"/>
            <w:sz w:val="20"/>
            <w:szCs w:val="20"/>
          </w:rPr>
          <w:delText>을 포기함으로써 본 계약을 해제할 수 있다.</w:delText>
        </w:r>
      </w:del>
    </w:p>
    <w:p w14:paraId="411E2BD5" w14:textId="59AAD173" w:rsidR="00E44D5A" w:rsidRPr="001F611C" w:rsidDel="00012E4F" w:rsidRDefault="00522919" w:rsidP="00E44D5A">
      <w:pPr>
        <w:pStyle w:val="a6"/>
        <w:numPr>
          <w:ilvl w:val="0"/>
          <w:numId w:val="8"/>
        </w:numPr>
        <w:rPr>
          <w:del w:id="142" w:author="성민 노" w:date="2026-09-08T15:33:00Z" w16du:dateUtc="2026-09-08T06:33:00Z"/>
          <w:sz w:val="20"/>
          <w:szCs w:val="20"/>
        </w:rPr>
      </w:pPr>
      <w:del w:id="143" w:author="성민 노" w:date="2026-09-08T15:33:00Z" w16du:dateUtc="2026-09-08T06:33:00Z">
        <w:r w:rsidRPr="001F611C" w:rsidDel="00012E4F">
          <w:rPr>
            <w:rFonts w:hint="eastAsia"/>
            <w:sz w:val="20"/>
            <w:szCs w:val="20"/>
          </w:rPr>
          <w:delText>위탁인</w:delText>
        </w:r>
        <w:r w:rsidRPr="001F611C" w:rsidDel="00012E4F">
          <w:rPr>
            <w:sz w:val="20"/>
            <w:szCs w:val="20"/>
          </w:rPr>
          <w:delText>은</w:delText>
        </w:r>
        <w:r w:rsidR="00F6025F" w:rsidRPr="001F611C" w:rsidDel="00012E4F">
          <w:rPr>
            <w:rFonts w:hint="eastAsia"/>
            <w:sz w:val="20"/>
            <w:szCs w:val="20"/>
          </w:rPr>
          <w:delText xml:space="preserve"> </w:delText>
        </w:r>
        <w:r w:rsidRPr="001F611C" w:rsidDel="00012E4F">
          <w:rPr>
            <w:rFonts w:hint="eastAsia"/>
            <w:sz w:val="20"/>
            <w:szCs w:val="20"/>
          </w:rPr>
          <w:delText>수탁인</w:delText>
        </w:r>
        <w:r w:rsidRPr="001F611C" w:rsidDel="00012E4F">
          <w:rPr>
            <w:sz w:val="20"/>
            <w:szCs w:val="20"/>
          </w:rPr>
          <w:delText>이</w:delText>
        </w:r>
        <w:r w:rsidR="00E44D5A" w:rsidRPr="001F611C" w:rsidDel="00012E4F">
          <w:rPr>
            <w:rFonts w:hint="eastAsia"/>
            <w:sz w:val="20"/>
            <w:szCs w:val="20"/>
          </w:rPr>
          <w:delText xml:space="preserve"> </w:delText>
        </w:r>
        <w:r w:rsidR="00B018EC" w:rsidRPr="001F611C" w:rsidDel="00012E4F">
          <w:rPr>
            <w:rFonts w:hint="eastAsia"/>
            <w:sz w:val="20"/>
            <w:szCs w:val="20"/>
          </w:rPr>
          <w:delText>이행</w:delText>
        </w:r>
        <w:r w:rsidR="008C71B0" w:rsidRPr="001F611C" w:rsidDel="00012E4F">
          <w:rPr>
            <w:rFonts w:hint="eastAsia"/>
            <w:sz w:val="20"/>
            <w:szCs w:val="20"/>
          </w:rPr>
          <w:delText>보증금 잔액</w:delText>
        </w:r>
        <w:r w:rsidR="00E44D5A" w:rsidRPr="001F611C" w:rsidDel="00012E4F">
          <w:rPr>
            <w:rFonts w:hint="eastAsia"/>
            <w:sz w:val="20"/>
            <w:szCs w:val="20"/>
          </w:rPr>
          <w:delText xml:space="preserve">을 지급하기 전까지 </w:delText>
        </w:r>
        <w:r w:rsidR="00003C6C" w:rsidRPr="001F611C" w:rsidDel="00012E4F">
          <w:rPr>
            <w:rFonts w:hint="eastAsia"/>
            <w:sz w:val="20"/>
            <w:szCs w:val="20"/>
          </w:rPr>
          <w:delText>선급금</w:delText>
        </w:r>
        <w:r w:rsidR="00E44D5A" w:rsidRPr="001F611C" w:rsidDel="00012E4F">
          <w:rPr>
            <w:rFonts w:hint="eastAsia"/>
            <w:sz w:val="20"/>
            <w:szCs w:val="20"/>
          </w:rPr>
          <w:delText>의 배액을 반환함으로써 본 계약을 해제할 수 있다.</w:delText>
        </w:r>
      </w:del>
    </w:p>
    <w:p w14:paraId="4C5829C2" w14:textId="30BED277" w:rsidR="00DB16BA" w:rsidRPr="001F611C" w:rsidDel="00012E4F" w:rsidRDefault="00DB16BA" w:rsidP="00E44D5A">
      <w:pPr>
        <w:pStyle w:val="a6"/>
        <w:numPr>
          <w:ilvl w:val="0"/>
          <w:numId w:val="8"/>
        </w:numPr>
        <w:rPr>
          <w:del w:id="144" w:author="성민 노" w:date="2026-09-08T15:33:00Z" w16du:dateUtc="2026-09-08T06:33:00Z"/>
          <w:sz w:val="20"/>
          <w:szCs w:val="20"/>
        </w:rPr>
      </w:pPr>
      <w:del w:id="145" w:author="성민 노" w:date="2026-09-08T15:33:00Z" w16du:dateUtc="2026-09-08T06:33:00Z">
        <w:r w:rsidRPr="001F611C" w:rsidDel="00012E4F">
          <w:rPr>
            <w:rFonts w:hint="eastAsia"/>
            <w:sz w:val="20"/>
            <w:szCs w:val="20"/>
          </w:rPr>
          <w:delText>본 계약 체결 이전부터 존재하던 소송 기타 이에 준하는 법적 분쟁으로 인하여 영업장의 사용·점유</w:delText>
        </w:r>
      </w:del>
      <w:del w:id="146" w:author="성민 노" w:date="2026-09-08T15:27:00Z" w16du:dateUtc="2026-09-08T06:27:00Z">
        <w:r w:rsidRPr="001F611C" w:rsidDel="00896323">
          <w:rPr>
            <w:rFonts w:hint="eastAsia"/>
            <w:sz w:val="20"/>
            <w:szCs w:val="20"/>
          </w:rPr>
          <w:delText xml:space="preserve"> 또는 </w:delText>
        </w:r>
      </w:del>
      <w:del w:id="147" w:author="성민 노" w:date="2026-09-08T15:25:00Z" w16du:dateUtc="2026-09-08T06:25:00Z">
        <w:r w:rsidRPr="001F611C" w:rsidDel="00F77EF3">
          <w:rPr>
            <w:rFonts w:hint="eastAsia"/>
            <w:sz w:val="20"/>
            <w:szCs w:val="20"/>
          </w:rPr>
          <w:delText>골프존</w:delText>
        </w:r>
      </w:del>
      <w:del w:id="148" w:author="성민 노" w:date="2026-09-08T15:27:00Z" w16du:dateUtc="2026-09-08T06:27:00Z">
        <w:r w:rsidRPr="001F611C" w:rsidDel="00896323">
          <w:rPr>
            <w:rFonts w:hint="eastAsia"/>
            <w:sz w:val="20"/>
            <w:szCs w:val="20"/>
          </w:rPr>
          <w:delText xml:space="preserve"> </w:delText>
        </w:r>
      </w:del>
      <w:del w:id="149" w:author="성민 노" w:date="2026-09-08T15:33:00Z" w16du:dateUtc="2026-09-08T06:33:00Z">
        <w:r w:rsidRPr="001F611C" w:rsidDel="00012E4F">
          <w:rPr>
            <w:rFonts w:hint="eastAsia"/>
            <w:sz w:val="20"/>
            <w:szCs w:val="20"/>
          </w:rPr>
          <w:delText>운영에 중대한 제한이 발생하거나 발생할 우려가 있는 경우, 위탁인은 서면 통지로 본 계약을 해제할 수 있다.</w:delText>
        </w:r>
      </w:del>
    </w:p>
    <w:p w14:paraId="5A67895B" w14:textId="55106E2E" w:rsidR="00DB16BA" w:rsidRPr="001F611C" w:rsidDel="00012E4F" w:rsidRDefault="00DB16BA" w:rsidP="00E44D5A">
      <w:pPr>
        <w:pStyle w:val="a6"/>
        <w:numPr>
          <w:ilvl w:val="0"/>
          <w:numId w:val="8"/>
        </w:numPr>
        <w:rPr>
          <w:del w:id="150" w:author="성민 노" w:date="2026-09-08T15:33:00Z" w16du:dateUtc="2026-09-08T06:33:00Z"/>
          <w:sz w:val="20"/>
          <w:szCs w:val="20"/>
        </w:rPr>
      </w:pPr>
      <w:del w:id="151" w:author="성민 노" w:date="2026-09-08T15:33:00Z" w16du:dateUtc="2026-09-08T06:33:00Z">
        <w:r w:rsidRPr="001F611C" w:rsidDel="00012E4F">
          <w:rPr>
            <w:rFonts w:hint="eastAsia"/>
            <w:sz w:val="20"/>
            <w:szCs w:val="20"/>
          </w:rPr>
          <w:delText>전항에 따라 본 계약이 해제되는 경우, 위탁인은 수탁인이 납부한 이행보증금(선급금 포함)을 반환한다.</w:delText>
        </w:r>
        <w:r w:rsidR="00474DCC" w:rsidDel="00012E4F">
          <w:rPr>
            <w:rFonts w:hint="eastAsia"/>
            <w:sz w:val="20"/>
            <w:szCs w:val="20"/>
          </w:rPr>
          <w:delText xml:space="preserve"> 이 경우 수탁인은 전항의 사유로 인하여 발생하는 손해에 관하여 위탁인에게 손해배상을 청구할 수 없다.</w:delText>
        </w:r>
      </w:del>
    </w:p>
    <w:p w14:paraId="4DD88B3F" w14:textId="725FCFE5" w:rsidR="00E44D5A" w:rsidRPr="001F611C" w:rsidDel="00012E4F" w:rsidRDefault="00E44D5A" w:rsidP="00DF2408">
      <w:pPr>
        <w:rPr>
          <w:del w:id="152" w:author="성민 노" w:date="2026-09-08T15:33:00Z" w16du:dateUtc="2026-09-08T06:33:00Z"/>
          <w:sz w:val="20"/>
          <w:szCs w:val="20"/>
        </w:rPr>
      </w:pPr>
    </w:p>
    <w:p w14:paraId="62AAA788" w14:textId="2D1F9D0A" w:rsidR="00FC6D61" w:rsidRPr="001F611C" w:rsidRDefault="00FC6D61" w:rsidP="00DF2408">
      <w:pPr>
        <w:rPr>
          <w:b/>
          <w:bCs/>
          <w:sz w:val="20"/>
          <w:szCs w:val="20"/>
        </w:rPr>
      </w:pPr>
      <w:r w:rsidRPr="001F611C">
        <w:rPr>
          <w:rFonts w:hint="eastAsia"/>
          <w:b/>
          <w:bCs/>
          <w:sz w:val="20"/>
          <w:szCs w:val="20"/>
        </w:rPr>
        <w:t>제</w:t>
      </w:r>
      <w:r w:rsidR="00F5794C" w:rsidRPr="001F611C">
        <w:rPr>
          <w:rFonts w:hint="eastAsia"/>
          <w:b/>
          <w:bCs/>
          <w:sz w:val="20"/>
          <w:szCs w:val="20"/>
        </w:rPr>
        <w:t>1</w:t>
      </w:r>
      <w:ins w:id="153" w:author="성민 노" w:date="2026-09-08T15:33:00Z" w16du:dateUtc="2026-09-08T06:33:00Z">
        <w:r w:rsidR="0008672F">
          <w:rPr>
            <w:rFonts w:hint="eastAsia"/>
            <w:b/>
            <w:bCs/>
            <w:sz w:val="20"/>
            <w:szCs w:val="20"/>
          </w:rPr>
          <w:t>3</w:t>
        </w:r>
      </w:ins>
      <w:del w:id="154" w:author="성민 노" w:date="2026-09-08T15:33:00Z" w16du:dateUtc="2026-09-08T06:33:00Z">
        <w:r w:rsidR="00C236B7" w:rsidRPr="001F611C" w:rsidDel="0008672F">
          <w:rPr>
            <w:rFonts w:hint="eastAsia"/>
            <w:b/>
            <w:bCs/>
            <w:sz w:val="20"/>
            <w:szCs w:val="20"/>
          </w:rPr>
          <w:delText>4</w:delText>
        </w:r>
      </w:del>
      <w:r w:rsidRPr="001F611C">
        <w:rPr>
          <w:rFonts w:hint="eastAsia"/>
          <w:b/>
          <w:bCs/>
          <w:sz w:val="20"/>
          <w:szCs w:val="20"/>
        </w:rPr>
        <w:t>조 (계약의 해지)</w:t>
      </w:r>
    </w:p>
    <w:p w14:paraId="6893C3CB" w14:textId="7B234ED8" w:rsidR="00F922D0" w:rsidRPr="001F611C" w:rsidRDefault="00522919" w:rsidP="007F4316">
      <w:pPr>
        <w:pStyle w:val="a6"/>
        <w:numPr>
          <w:ilvl w:val="0"/>
          <w:numId w:val="7"/>
        </w:numPr>
        <w:rPr>
          <w:sz w:val="20"/>
          <w:szCs w:val="20"/>
        </w:rPr>
      </w:pPr>
      <w:r w:rsidRPr="001F611C">
        <w:rPr>
          <w:rFonts w:hint="eastAsia"/>
          <w:sz w:val="20"/>
          <w:szCs w:val="20"/>
        </w:rPr>
        <w:t>수탁인</w:t>
      </w:r>
      <w:r w:rsidRPr="001F611C">
        <w:rPr>
          <w:sz w:val="20"/>
          <w:szCs w:val="20"/>
        </w:rPr>
        <w:t>이</w:t>
      </w:r>
      <w:r w:rsidR="00F922D0" w:rsidRPr="001F611C">
        <w:rPr>
          <w:rFonts w:hint="eastAsia"/>
          <w:sz w:val="20"/>
          <w:szCs w:val="20"/>
        </w:rPr>
        <w:t xml:space="preserve"> 다음 각 호의 어느 하나에 해당하는 경우, </w:t>
      </w:r>
      <w:r w:rsidRPr="001F611C">
        <w:rPr>
          <w:rFonts w:hint="eastAsia"/>
          <w:sz w:val="20"/>
          <w:szCs w:val="20"/>
        </w:rPr>
        <w:t>위탁인</w:t>
      </w:r>
      <w:r w:rsidRPr="001F611C">
        <w:rPr>
          <w:sz w:val="20"/>
          <w:szCs w:val="20"/>
        </w:rPr>
        <w:t>은</w:t>
      </w:r>
      <w:r w:rsidR="00F922D0" w:rsidRPr="001F611C">
        <w:rPr>
          <w:rFonts w:hint="eastAsia"/>
          <w:sz w:val="20"/>
          <w:szCs w:val="20"/>
        </w:rPr>
        <w:t xml:space="preserve"> </w:t>
      </w:r>
      <w:r w:rsidR="00A217D1" w:rsidRPr="001F611C">
        <w:rPr>
          <w:rFonts w:hint="eastAsia"/>
          <w:sz w:val="20"/>
          <w:szCs w:val="20"/>
        </w:rPr>
        <w:t>상당한 기간을 정하여 최고하였음에도 불구하고 시정되지 아니한 때에는</w:t>
      </w:r>
      <w:r w:rsidR="00F922D0" w:rsidRPr="001F611C">
        <w:rPr>
          <w:rFonts w:hint="eastAsia"/>
          <w:sz w:val="20"/>
          <w:szCs w:val="20"/>
        </w:rPr>
        <w:t xml:space="preserve"> 계약을 해지할 수 있다.</w:t>
      </w:r>
    </w:p>
    <w:p w14:paraId="4B2729C9" w14:textId="6B9AC0CA" w:rsidR="00C74EAD" w:rsidRPr="001F611C" w:rsidRDefault="00522919" w:rsidP="00F922D0">
      <w:pPr>
        <w:pStyle w:val="a6"/>
        <w:numPr>
          <w:ilvl w:val="0"/>
          <w:numId w:val="12"/>
        </w:numPr>
        <w:rPr>
          <w:sz w:val="20"/>
          <w:szCs w:val="20"/>
        </w:rPr>
      </w:pPr>
      <w:r w:rsidRPr="001F611C">
        <w:rPr>
          <w:rFonts w:hint="eastAsia"/>
          <w:sz w:val="20"/>
          <w:szCs w:val="20"/>
        </w:rPr>
        <w:t>수탁인</w:t>
      </w:r>
      <w:r w:rsidRPr="001F611C">
        <w:rPr>
          <w:sz w:val="20"/>
          <w:szCs w:val="20"/>
        </w:rPr>
        <w:t>이</w:t>
      </w:r>
      <w:r w:rsidR="006529D8" w:rsidRPr="001F611C">
        <w:rPr>
          <w:rFonts w:hint="eastAsia"/>
          <w:sz w:val="20"/>
          <w:szCs w:val="20"/>
        </w:rPr>
        <w:t xml:space="preserve"> 부족액 지급 의무를 </w:t>
      </w:r>
      <w:r w:rsidR="003247AA" w:rsidRPr="001F611C">
        <w:rPr>
          <w:rFonts w:hint="eastAsia"/>
          <w:sz w:val="20"/>
          <w:szCs w:val="20"/>
        </w:rPr>
        <w:t xml:space="preserve">불이행하여 </w:t>
      </w:r>
      <w:r w:rsidR="00B868CC" w:rsidRPr="001F611C">
        <w:rPr>
          <w:rFonts w:hint="eastAsia"/>
          <w:sz w:val="20"/>
          <w:szCs w:val="20"/>
        </w:rPr>
        <w:t xml:space="preserve">해당 부족액을 지급기일로부터 </w:t>
      </w:r>
      <w:r w:rsidR="00EE0D7E" w:rsidRPr="001F611C">
        <w:rPr>
          <w:rFonts w:hint="eastAsia"/>
          <w:sz w:val="20"/>
          <w:szCs w:val="20"/>
        </w:rPr>
        <w:t>60</w:t>
      </w:r>
      <w:r w:rsidR="00B868CC" w:rsidRPr="001F611C">
        <w:rPr>
          <w:rFonts w:hint="eastAsia"/>
          <w:sz w:val="20"/>
          <w:szCs w:val="20"/>
        </w:rPr>
        <w:t>일 내에 해소하지 아니한 경우</w:t>
      </w:r>
    </w:p>
    <w:p w14:paraId="7394CDDA" w14:textId="37F7BD67" w:rsidR="00F922D0" w:rsidRPr="001F611C" w:rsidRDefault="008C71B0" w:rsidP="00F922D0">
      <w:pPr>
        <w:pStyle w:val="a6"/>
        <w:numPr>
          <w:ilvl w:val="0"/>
          <w:numId w:val="12"/>
        </w:numPr>
        <w:rPr>
          <w:sz w:val="20"/>
          <w:szCs w:val="20"/>
        </w:rPr>
      </w:pPr>
      <w:r w:rsidRPr="001F611C">
        <w:rPr>
          <w:rFonts w:hint="eastAsia"/>
          <w:sz w:val="20"/>
          <w:szCs w:val="20"/>
        </w:rPr>
        <w:t>최근 12개월 내 3회 이상 기한 내 지급을 이행하지 아니한 경우</w:t>
      </w:r>
    </w:p>
    <w:p w14:paraId="03CAFD64" w14:textId="187C5F25" w:rsidR="00557D29" w:rsidRDefault="00E1509E" w:rsidP="00E1509E">
      <w:pPr>
        <w:pStyle w:val="a6"/>
        <w:numPr>
          <w:ilvl w:val="0"/>
          <w:numId w:val="12"/>
        </w:numPr>
        <w:rPr>
          <w:ins w:id="155" w:author="성민 노" w:date="2026-09-08T15:43:00Z" w16du:dateUtc="2026-09-08T06:43:00Z"/>
          <w:sz w:val="20"/>
          <w:szCs w:val="20"/>
        </w:rPr>
      </w:pPr>
      <w:r w:rsidRPr="001F611C">
        <w:rPr>
          <w:rFonts w:hint="eastAsia"/>
          <w:sz w:val="20"/>
          <w:szCs w:val="20"/>
        </w:rPr>
        <w:t>본 계약의 의무를 중대하게 위반하거나 본 계약 목적 달성을 현저히 곤란하게 하는 행위를 한 경우</w:t>
      </w:r>
    </w:p>
    <w:p w14:paraId="7C969C2C" w14:textId="77777777" w:rsidR="00C2521E" w:rsidRPr="00C2521E" w:rsidRDefault="00C2521E" w:rsidP="00C2521E">
      <w:pPr>
        <w:pStyle w:val="a6"/>
        <w:numPr>
          <w:ilvl w:val="0"/>
          <w:numId w:val="12"/>
        </w:numPr>
        <w:rPr>
          <w:ins w:id="156" w:author="성민 노" w:date="2026-09-08T15:43:00Z" w16du:dateUtc="2026-09-08T06:43:00Z"/>
          <w:sz w:val="20"/>
          <w:szCs w:val="20"/>
        </w:rPr>
      </w:pPr>
      <w:ins w:id="157" w:author="성민 노" w:date="2026-09-08T15:43:00Z" w16du:dateUtc="2026-09-08T06:43:00Z">
        <w:r w:rsidRPr="00C2521E">
          <w:rPr>
            <w:rFonts w:hint="eastAsia"/>
            <w:sz w:val="20"/>
            <w:szCs w:val="20"/>
          </w:rPr>
          <w:t>제</w:t>
        </w:r>
        <w:r w:rsidRPr="00C2521E">
          <w:rPr>
            <w:sz w:val="20"/>
            <w:szCs w:val="20"/>
          </w:rPr>
          <w:t>8조에 따른 인력 관리 의무를 위반하거나 직원 관리상의 문제를 시정하지 아니한 경우</w:t>
        </w:r>
      </w:ins>
    </w:p>
    <w:p w14:paraId="38F23520" w14:textId="77777777" w:rsidR="00C2521E" w:rsidRPr="00C2521E" w:rsidRDefault="00C2521E" w:rsidP="00C2521E">
      <w:pPr>
        <w:pStyle w:val="a6"/>
        <w:numPr>
          <w:ilvl w:val="0"/>
          <w:numId w:val="12"/>
        </w:numPr>
        <w:rPr>
          <w:ins w:id="158" w:author="성민 노" w:date="2026-09-08T15:43:00Z" w16du:dateUtc="2026-09-08T06:43:00Z"/>
          <w:sz w:val="20"/>
          <w:szCs w:val="20"/>
        </w:rPr>
      </w:pPr>
      <w:ins w:id="159" w:author="성민 노" w:date="2026-09-08T15:43:00Z" w16du:dateUtc="2026-09-08T06:43:00Z">
        <w:r w:rsidRPr="00C2521E">
          <w:rPr>
            <w:rFonts w:hint="eastAsia"/>
            <w:sz w:val="20"/>
            <w:szCs w:val="20"/>
          </w:rPr>
          <w:t>고객</w:t>
        </w:r>
        <w:r w:rsidRPr="00C2521E">
          <w:rPr>
            <w:sz w:val="20"/>
            <w:szCs w:val="20"/>
          </w:rPr>
          <w:t xml:space="preserve"> 관리, 시설 관리, 위생·안전 관리 또는 관계 법령·인허가 관련 의무를 위반하고 이를 시정</w:t>
        </w:r>
        <w:r w:rsidRPr="00C2521E">
          <w:rPr>
            <w:sz w:val="20"/>
            <w:szCs w:val="20"/>
          </w:rPr>
          <w:lastRenderedPageBreak/>
          <w:t>하지 아니한 경우</w:t>
        </w:r>
      </w:ins>
    </w:p>
    <w:p w14:paraId="3EECF141" w14:textId="77777777" w:rsidR="00C2521E" w:rsidRPr="00C2521E" w:rsidRDefault="00C2521E" w:rsidP="00C2521E">
      <w:pPr>
        <w:pStyle w:val="a6"/>
        <w:numPr>
          <w:ilvl w:val="0"/>
          <w:numId w:val="12"/>
        </w:numPr>
        <w:rPr>
          <w:ins w:id="160" w:author="성민 노" w:date="2026-09-08T15:43:00Z" w16du:dateUtc="2026-09-08T06:43:00Z"/>
          <w:sz w:val="20"/>
          <w:szCs w:val="20"/>
        </w:rPr>
      </w:pPr>
      <w:ins w:id="161" w:author="성민 노" w:date="2026-09-08T15:43:00Z" w16du:dateUtc="2026-09-08T06:43:00Z">
        <w:r w:rsidRPr="00C2521E">
          <w:rPr>
            <w:rFonts w:hint="eastAsia"/>
            <w:sz w:val="20"/>
            <w:szCs w:val="20"/>
          </w:rPr>
          <w:t>골프존</w:t>
        </w:r>
        <w:r w:rsidRPr="00C2521E">
          <w:rPr>
            <w:sz w:val="20"/>
            <w:szCs w:val="20"/>
          </w:rPr>
          <w:t xml:space="preserve"> 본사의 경고·시정요구 또는 가맹규정 위반사항에 대하여 수탁인이 필요한 조치를 이행하지 아니한 경우</w:t>
        </w:r>
      </w:ins>
    </w:p>
    <w:p w14:paraId="5163E795" w14:textId="22F02248" w:rsidR="00862325" w:rsidRDefault="00C2521E" w:rsidP="00C2521E">
      <w:pPr>
        <w:pStyle w:val="a6"/>
        <w:numPr>
          <w:ilvl w:val="0"/>
          <w:numId w:val="12"/>
        </w:numPr>
        <w:rPr>
          <w:ins w:id="162" w:author="성민 노" w:date="2026-09-08T15:45:00Z" w16du:dateUtc="2026-09-08T06:45:00Z"/>
          <w:sz w:val="20"/>
          <w:szCs w:val="20"/>
        </w:rPr>
      </w:pPr>
      <w:ins w:id="163" w:author="성민 노" w:date="2026-09-08T15:43:00Z" w16du:dateUtc="2026-09-08T06:43:00Z">
        <w:r w:rsidRPr="00C2521E">
          <w:rPr>
            <w:rFonts w:hint="eastAsia"/>
            <w:sz w:val="20"/>
            <w:szCs w:val="20"/>
          </w:rPr>
          <w:t>제</w:t>
        </w:r>
        <w:r w:rsidRPr="00C2521E">
          <w:rPr>
            <w:sz w:val="20"/>
            <w:szCs w:val="20"/>
          </w:rPr>
          <w:t>9조 제1항 제12호에 따른 위탁인의 정당한 자료제출·점검·시정·개선 또는 재발방지 요구를 정당한 사유 없이 거부·방해하거나 이행하지 아니한 경우</w:t>
        </w:r>
      </w:ins>
    </w:p>
    <w:p w14:paraId="0BDA8FFE" w14:textId="6D70BC9F" w:rsidR="00193927" w:rsidRPr="00F530E8" w:rsidRDefault="00F530E8">
      <w:pPr>
        <w:ind w:left="425"/>
        <w:rPr>
          <w:sz w:val="20"/>
          <w:szCs w:val="20"/>
          <w:rPrChange w:id="164" w:author="성민 노" w:date="2026-09-08T15:45:00Z" w16du:dateUtc="2026-09-08T06:45:00Z">
            <w:rPr/>
          </w:rPrChange>
        </w:rPr>
        <w:pPrChange w:id="165" w:author="성민 노" w:date="2026-09-08T15:45:00Z" w16du:dateUtc="2026-09-08T06:45:00Z">
          <w:pPr>
            <w:pStyle w:val="a6"/>
            <w:numPr>
              <w:numId w:val="12"/>
            </w:numPr>
            <w:ind w:left="785" w:hanging="360"/>
          </w:pPr>
        </w:pPrChange>
      </w:pPr>
      <w:ins w:id="166" w:author="성민 노" w:date="2026-09-08T15:45:00Z">
        <w:r w:rsidRPr="00F530E8">
          <w:rPr>
            <w:sz w:val="20"/>
            <w:szCs w:val="20"/>
          </w:rPr>
          <w:t>수탁인이 위탁인의 시정요구에 따라 해당 위반사항을 시정하였더라도, 동일하거나 유사한 위반이 반복되어 본 계약의 목적 달성이 현저히 곤란하다고 인정되는 경우 위탁인은 추가적인 시정기간을 부여하지 아니하고 본 계약을 해지할 수 있다.</w:t>
        </w:r>
      </w:ins>
    </w:p>
    <w:p w14:paraId="4C397041" w14:textId="0E920926" w:rsidR="001163A6" w:rsidRDefault="001163A6" w:rsidP="004A2364">
      <w:pPr>
        <w:pStyle w:val="a6"/>
        <w:numPr>
          <w:ilvl w:val="0"/>
          <w:numId w:val="17"/>
        </w:numPr>
        <w:rPr>
          <w:ins w:id="167" w:author="성민 노" w:date="2026-09-08T15:46:00Z" w16du:dateUtc="2026-09-08T06:46:00Z"/>
          <w:sz w:val="20"/>
          <w:szCs w:val="20"/>
        </w:rPr>
      </w:pPr>
      <w:ins w:id="168" w:author="성민 노" w:date="2026-09-08T15:45:00Z" w16du:dateUtc="2026-09-08T06:45:00Z">
        <w:r w:rsidRPr="001163A6">
          <w:rPr>
            <w:sz w:val="20"/>
            <w:szCs w:val="20"/>
          </w:rPr>
          <w:t>수탁인에게 다음 각 호의 어느 하나에 해당하는 사유가 발생한 경우, 위탁인은 별도의 최고 또는 시정기간 부여 없이 서면 통지로 본 계약을 즉시 해지할 수 있다.</w:t>
        </w:r>
      </w:ins>
    </w:p>
    <w:p w14:paraId="2DB45B68" w14:textId="77777777" w:rsidR="006071D1" w:rsidRPr="006071D1" w:rsidRDefault="006071D1" w:rsidP="006071D1">
      <w:pPr>
        <w:pStyle w:val="a6"/>
        <w:numPr>
          <w:ilvl w:val="0"/>
          <w:numId w:val="66"/>
        </w:numPr>
        <w:rPr>
          <w:ins w:id="169" w:author="성민 노" w:date="2026-09-08T15:46:00Z" w16du:dateUtc="2026-09-08T06:46:00Z"/>
          <w:sz w:val="20"/>
          <w:szCs w:val="20"/>
        </w:rPr>
      </w:pPr>
      <w:ins w:id="170" w:author="성민 노" w:date="2026-09-08T15:46:00Z" w16du:dateUtc="2026-09-08T06:46:00Z">
        <w:r w:rsidRPr="006071D1">
          <w:rPr>
            <w:rFonts w:hint="eastAsia"/>
            <w:sz w:val="20"/>
            <w:szCs w:val="20"/>
          </w:rPr>
          <w:t>영업장</w:t>
        </w:r>
        <w:r w:rsidRPr="006071D1">
          <w:rPr>
            <w:sz w:val="20"/>
            <w:szCs w:val="20"/>
          </w:rPr>
          <w:t xml:space="preserve"> 매출금, 위탁인의 금원 또는 기타 위탁인에게 귀속되어야 할 금원을 횡령·유용한 경우</w:t>
        </w:r>
      </w:ins>
    </w:p>
    <w:p w14:paraId="7B237E04" w14:textId="77777777" w:rsidR="006071D1" w:rsidRPr="006071D1" w:rsidRDefault="006071D1" w:rsidP="006071D1">
      <w:pPr>
        <w:pStyle w:val="a6"/>
        <w:numPr>
          <w:ilvl w:val="0"/>
          <w:numId w:val="66"/>
        </w:numPr>
        <w:rPr>
          <w:ins w:id="171" w:author="성민 노" w:date="2026-09-08T15:46:00Z" w16du:dateUtc="2026-09-08T06:46:00Z"/>
          <w:sz w:val="20"/>
          <w:szCs w:val="20"/>
        </w:rPr>
      </w:pPr>
      <w:ins w:id="172" w:author="성민 노" w:date="2026-09-08T15:46:00Z" w16du:dateUtc="2026-09-08T06:46:00Z">
        <w:r w:rsidRPr="006071D1">
          <w:rPr>
            <w:rFonts w:hint="eastAsia"/>
            <w:sz w:val="20"/>
            <w:szCs w:val="20"/>
          </w:rPr>
          <w:t>매출을</w:t>
        </w:r>
        <w:r w:rsidRPr="006071D1">
          <w:rPr>
            <w:sz w:val="20"/>
            <w:szCs w:val="20"/>
          </w:rPr>
          <w:t xml:space="preserve"> 고의로 누락·은폐·조작하거나 정산자료를 허위로 작성·제출한 경우</w:t>
        </w:r>
      </w:ins>
    </w:p>
    <w:p w14:paraId="1BA66C79" w14:textId="77777777" w:rsidR="006071D1" w:rsidRPr="006071D1" w:rsidRDefault="006071D1" w:rsidP="006071D1">
      <w:pPr>
        <w:pStyle w:val="a6"/>
        <w:numPr>
          <w:ilvl w:val="0"/>
          <w:numId w:val="66"/>
        </w:numPr>
        <w:rPr>
          <w:ins w:id="173" w:author="성민 노" w:date="2026-09-08T15:46:00Z" w16du:dateUtc="2026-09-08T06:46:00Z"/>
          <w:sz w:val="20"/>
          <w:szCs w:val="20"/>
        </w:rPr>
      </w:pPr>
      <w:ins w:id="174" w:author="성민 노" w:date="2026-09-08T15:46:00Z" w16du:dateUtc="2026-09-08T06:46:00Z">
        <w:r w:rsidRPr="006071D1">
          <w:rPr>
            <w:rFonts w:hint="eastAsia"/>
            <w:sz w:val="20"/>
            <w:szCs w:val="20"/>
          </w:rPr>
          <w:t>수탁인의</w:t>
        </w:r>
        <w:r w:rsidRPr="006071D1">
          <w:rPr>
            <w:sz w:val="20"/>
            <w:szCs w:val="20"/>
          </w:rPr>
          <w:t xml:space="preserve"> 귀책사유로 골프존 가맹계약의 해지, 영업정지 또는 이에 준하는 중대한 제재가 발생하거나 골프존 본사로부터 이에 준하는 공식적인 통지를 받은 경우</w:t>
        </w:r>
      </w:ins>
    </w:p>
    <w:p w14:paraId="5A9C0BBD" w14:textId="77777777" w:rsidR="006071D1" w:rsidRPr="006071D1" w:rsidRDefault="006071D1" w:rsidP="006071D1">
      <w:pPr>
        <w:pStyle w:val="a6"/>
        <w:numPr>
          <w:ilvl w:val="0"/>
          <w:numId w:val="66"/>
        </w:numPr>
        <w:rPr>
          <w:ins w:id="175" w:author="성민 노" w:date="2026-09-08T15:46:00Z" w16du:dateUtc="2026-09-08T06:46:00Z"/>
          <w:sz w:val="20"/>
          <w:szCs w:val="20"/>
        </w:rPr>
      </w:pPr>
      <w:ins w:id="176" w:author="성민 노" w:date="2026-09-08T15:46:00Z" w16du:dateUtc="2026-09-08T06:46:00Z">
        <w:r w:rsidRPr="006071D1">
          <w:rPr>
            <w:rFonts w:hint="eastAsia"/>
            <w:sz w:val="20"/>
            <w:szCs w:val="20"/>
          </w:rPr>
          <w:t>개인정보의</w:t>
        </w:r>
        <w:r w:rsidRPr="006071D1">
          <w:rPr>
            <w:sz w:val="20"/>
            <w:szCs w:val="20"/>
          </w:rPr>
          <w:t xml:space="preserve"> 대량유출 또는 고의·중과실에 의한 중대한 개인정보 침해사고가 발생한 경우</w:t>
        </w:r>
      </w:ins>
    </w:p>
    <w:p w14:paraId="2F7B2AD3" w14:textId="77777777" w:rsidR="006071D1" w:rsidRPr="006071D1" w:rsidRDefault="006071D1" w:rsidP="006071D1">
      <w:pPr>
        <w:pStyle w:val="a6"/>
        <w:numPr>
          <w:ilvl w:val="0"/>
          <w:numId w:val="66"/>
        </w:numPr>
        <w:rPr>
          <w:ins w:id="177" w:author="성민 노" w:date="2026-09-08T15:46:00Z" w16du:dateUtc="2026-09-08T06:46:00Z"/>
          <w:sz w:val="20"/>
          <w:szCs w:val="20"/>
        </w:rPr>
      </w:pPr>
      <w:ins w:id="178" w:author="성민 노" w:date="2026-09-08T15:46:00Z" w16du:dateUtc="2026-09-08T06:46:00Z">
        <w:r w:rsidRPr="006071D1">
          <w:rPr>
            <w:rFonts w:hint="eastAsia"/>
            <w:sz w:val="20"/>
            <w:szCs w:val="20"/>
          </w:rPr>
          <w:t>수탁인의</w:t>
        </w:r>
        <w:r w:rsidRPr="006071D1">
          <w:rPr>
            <w:sz w:val="20"/>
            <w:szCs w:val="20"/>
          </w:rPr>
          <w:t xml:space="preserve"> 대표자 또는 수탁인의 책임 아래 영업장 운영업무를 수행하는 자가 영업장 운영과 관련하여 성범죄 기타 중대한 범죄행위를 하여 영업장의 신용 또는 정상적인 운영에 중대한 지장을 초래한 경우</w:t>
        </w:r>
      </w:ins>
    </w:p>
    <w:p w14:paraId="2326C056" w14:textId="77777777" w:rsidR="006071D1" w:rsidRPr="006071D1" w:rsidRDefault="006071D1" w:rsidP="006071D1">
      <w:pPr>
        <w:pStyle w:val="a6"/>
        <w:numPr>
          <w:ilvl w:val="0"/>
          <w:numId w:val="66"/>
        </w:numPr>
        <w:rPr>
          <w:ins w:id="179" w:author="성민 노" w:date="2026-09-08T15:46:00Z" w16du:dateUtc="2026-09-08T06:46:00Z"/>
          <w:sz w:val="20"/>
          <w:szCs w:val="20"/>
        </w:rPr>
      </w:pPr>
      <w:ins w:id="180" w:author="성민 노" w:date="2026-09-08T15:46:00Z" w16du:dateUtc="2026-09-08T06:46:00Z">
        <w:r w:rsidRPr="006071D1">
          <w:rPr>
            <w:rFonts w:hint="eastAsia"/>
            <w:sz w:val="20"/>
            <w:szCs w:val="20"/>
          </w:rPr>
          <w:t>수탁인의</w:t>
        </w:r>
        <w:r w:rsidRPr="006071D1">
          <w:rPr>
            <w:sz w:val="20"/>
            <w:szCs w:val="20"/>
          </w:rPr>
          <w:t xml:space="preserve"> 고의 또는 중대한 과실로 인명피해 등 중대한 고객사고가 발생한 경우</w:t>
        </w:r>
      </w:ins>
    </w:p>
    <w:p w14:paraId="20AD7B5C" w14:textId="77777777" w:rsidR="006071D1" w:rsidRPr="006071D1" w:rsidRDefault="006071D1" w:rsidP="006071D1">
      <w:pPr>
        <w:pStyle w:val="a6"/>
        <w:numPr>
          <w:ilvl w:val="0"/>
          <w:numId w:val="66"/>
        </w:numPr>
        <w:rPr>
          <w:ins w:id="181" w:author="성민 노" w:date="2026-09-08T15:46:00Z" w16du:dateUtc="2026-09-08T06:46:00Z"/>
          <w:sz w:val="20"/>
          <w:szCs w:val="20"/>
        </w:rPr>
      </w:pPr>
      <w:ins w:id="182" w:author="성민 노" w:date="2026-09-08T15:46:00Z" w16du:dateUtc="2026-09-08T06:46:00Z">
        <w:r w:rsidRPr="006071D1">
          <w:rPr>
            <w:rFonts w:hint="eastAsia"/>
            <w:sz w:val="20"/>
            <w:szCs w:val="20"/>
          </w:rPr>
          <w:t>수탁인의</w:t>
        </w:r>
        <w:r w:rsidRPr="006071D1">
          <w:rPr>
            <w:sz w:val="20"/>
            <w:szCs w:val="20"/>
          </w:rPr>
          <w:t xml:space="preserve"> 대표자가 잠적하거나 상당한 기간 연락이 두절되어 영업장의 정상적인 운영 또는 본 계약의 이행이 현저히 곤란하게 된 경우</w:t>
        </w:r>
      </w:ins>
    </w:p>
    <w:p w14:paraId="3A624347" w14:textId="77777777" w:rsidR="006071D1" w:rsidRPr="006071D1" w:rsidRDefault="006071D1" w:rsidP="006071D1">
      <w:pPr>
        <w:pStyle w:val="a6"/>
        <w:numPr>
          <w:ilvl w:val="0"/>
          <w:numId w:val="66"/>
        </w:numPr>
        <w:rPr>
          <w:ins w:id="183" w:author="성민 노" w:date="2026-09-08T15:46:00Z" w16du:dateUtc="2026-09-08T06:46:00Z"/>
          <w:sz w:val="20"/>
          <w:szCs w:val="20"/>
        </w:rPr>
      </w:pPr>
      <w:ins w:id="184" w:author="성민 노" w:date="2026-09-08T15:46:00Z" w16du:dateUtc="2026-09-08T06:46:00Z">
        <w:r w:rsidRPr="006071D1">
          <w:rPr>
            <w:rFonts w:hint="eastAsia"/>
            <w:sz w:val="20"/>
            <w:szCs w:val="20"/>
          </w:rPr>
          <w:t>제</w:t>
        </w:r>
        <w:r w:rsidRPr="006071D1">
          <w:rPr>
            <w:sz w:val="20"/>
            <w:szCs w:val="20"/>
          </w:rPr>
          <w:t>11조를 위반하여 운영권한의 전부 또는 일부를 위탁인의 사전 서면 동의 없이 양도하거나 재위탁한 경우</w:t>
        </w:r>
      </w:ins>
    </w:p>
    <w:p w14:paraId="66BBBFE0" w14:textId="77777777" w:rsidR="006071D1" w:rsidRPr="006071D1" w:rsidRDefault="006071D1" w:rsidP="006071D1">
      <w:pPr>
        <w:pStyle w:val="a6"/>
        <w:numPr>
          <w:ilvl w:val="0"/>
          <w:numId w:val="66"/>
        </w:numPr>
        <w:rPr>
          <w:ins w:id="185" w:author="성민 노" w:date="2026-09-08T15:46:00Z" w16du:dateUtc="2026-09-08T06:46:00Z"/>
          <w:sz w:val="20"/>
          <w:szCs w:val="20"/>
        </w:rPr>
      </w:pPr>
      <w:ins w:id="186" w:author="성민 노" w:date="2026-09-08T15:46:00Z" w16du:dateUtc="2026-09-08T06:46:00Z">
        <w:r w:rsidRPr="006071D1">
          <w:rPr>
            <w:rFonts w:hint="eastAsia"/>
            <w:sz w:val="20"/>
            <w:szCs w:val="20"/>
          </w:rPr>
          <w:t>제</w:t>
        </w:r>
        <w:r w:rsidRPr="006071D1">
          <w:rPr>
            <w:sz w:val="20"/>
            <w:szCs w:val="20"/>
          </w:rPr>
          <w:t>4조 제2항에 따른 이행보증금 보충의무를 정해진 기간 내 이행하지 아니한 경우</w:t>
        </w:r>
      </w:ins>
    </w:p>
    <w:p w14:paraId="7E94C97B" w14:textId="4BBCE059" w:rsidR="001163A6" w:rsidRDefault="006071D1">
      <w:pPr>
        <w:pStyle w:val="a6"/>
        <w:numPr>
          <w:ilvl w:val="0"/>
          <w:numId w:val="66"/>
        </w:numPr>
        <w:rPr>
          <w:ins w:id="187" w:author="성민 노" w:date="2026-09-08T15:45:00Z" w16du:dateUtc="2026-09-08T06:45:00Z"/>
          <w:sz w:val="20"/>
          <w:szCs w:val="20"/>
        </w:rPr>
        <w:pPrChange w:id="188" w:author="성민 노" w:date="2026-09-08T15:46:00Z" w16du:dateUtc="2026-09-08T06:46:00Z">
          <w:pPr>
            <w:pStyle w:val="a6"/>
            <w:numPr>
              <w:numId w:val="17"/>
            </w:numPr>
            <w:ind w:left="425" w:hanging="425"/>
          </w:pPr>
        </w:pPrChange>
      </w:pPr>
      <w:ins w:id="189" w:author="성민 노" w:date="2026-09-08T15:46:00Z" w16du:dateUtc="2026-09-08T06:46:00Z">
        <w:r w:rsidRPr="006071D1">
          <w:rPr>
            <w:rFonts w:hint="eastAsia"/>
            <w:sz w:val="20"/>
            <w:szCs w:val="20"/>
          </w:rPr>
          <w:t>기타</w:t>
        </w:r>
        <w:r w:rsidRPr="006071D1">
          <w:rPr>
            <w:sz w:val="20"/>
            <w:szCs w:val="20"/>
          </w:rPr>
          <w:t xml:space="preserve"> 수탁인의 고의 또는 중대한 과실로 당사자 간 신뢰관계가 중대하게 훼손되어 본 계약을 계속 유지하기 현저히 곤란한 경우</w:t>
        </w:r>
      </w:ins>
    </w:p>
    <w:p w14:paraId="538DFEED" w14:textId="17B9C14D" w:rsidR="004A709C" w:rsidRPr="001F611C" w:rsidRDefault="004A709C" w:rsidP="004A2364">
      <w:pPr>
        <w:pStyle w:val="a6"/>
        <w:numPr>
          <w:ilvl w:val="0"/>
          <w:numId w:val="17"/>
        </w:numPr>
        <w:rPr>
          <w:sz w:val="20"/>
          <w:szCs w:val="20"/>
        </w:rPr>
      </w:pPr>
      <w:r w:rsidRPr="001F611C">
        <w:rPr>
          <w:rFonts w:hint="eastAsia"/>
          <w:sz w:val="20"/>
          <w:szCs w:val="20"/>
        </w:rPr>
        <w:t>위탁인이 본 계약의 주요 의무를 위반하거나 본 계약 목적 달성이 현저히 곤란하게 되는 사정이 발생한 경우, 수탁인은 상당한 기간을 정하여 시정을 요구하였음에도 불구하고 위탁인이 이를 이행하지 아니한 때에는 본 계약을 해지할 수 있다.</w:t>
      </w:r>
    </w:p>
    <w:p w14:paraId="014ABF30" w14:textId="0D06813B" w:rsidR="00E1509E" w:rsidRPr="001F611C" w:rsidRDefault="00C75FA1" w:rsidP="004A2364">
      <w:pPr>
        <w:pStyle w:val="a6"/>
        <w:numPr>
          <w:ilvl w:val="0"/>
          <w:numId w:val="17"/>
        </w:numPr>
        <w:rPr>
          <w:sz w:val="20"/>
          <w:szCs w:val="20"/>
        </w:rPr>
      </w:pPr>
      <w:ins w:id="190" w:author="성민 노" w:date="2026-09-08T15:48:00Z" w16du:dateUtc="2026-09-08T06:48:00Z">
        <w:r>
          <w:rPr>
            <w:rFonts w:hint="eastAsia"/>
            <w:sz w:val="20"/>
            <w:szCs w:val="20"/>
          </w:rPr>
          <w:t>본 조에 따라 계약이 해지되는 경우,</w:t>
        </w:r>
      </w:ins>
      <w:del w:id="191" w:author="성민 노" w:date="2026-09-08T15:48:00Z" w16du:dateUtc="2026-09-08T06:48:00Z">
        <w:r w:rsidR="004A709C" w:rsidRPr="001F611C" w:rsidDel="00C75FA1">
          <w:rPr>
            <w:rFonts w:hint="eastAsia"/>
            <w:sz w:val="20"/>
            <w:szCs w:val="20"/>
          </w:rPr>
          <w:delText xml:space="preserve">제1항 및 제2항에 따른 </w:delText>
        </w:r>
        <w:r w:rsidR="00E1509E" w:rsidRPr="001F611C" w:rsidDel="00C75FA1">
          <w:rPr>
            <w:rFonts w:hint="eastAsia"/>
            <w:sz w:val="20"/>
            <w:szCs w:val="20"/>
          </w:rPr>
          <w:delText>계약의 해지 시</w:delText>
        </w:r>
      </w:del>
      <w:r w:rsidR="00E1509E" w:rsidRPr="001F611C">
        <w:rPr>
          <w:rFonts w:hint="eastAsia"/>
          <w:sz w:val="20"/>
          <w:szCs w:val="20"/>
        </w:rPr>
        <w:t xml:space="preserve"> </w:t>
      </w:r>
      <w:r w:rsidR="00522919" w:rsidRPr="001F611C">
        <w:rPr>
          <w:rFonts w:hint="eastAsia"/>
          <w:sz w:val="20"/>
          <w:szCs w:val="20"/>
        </w:rPr>
        <w:t>수탁인</w:t>
      </w:r>
      <w:r w:rsidR="00522919" w:rsidRPr="001F611C">
        <w:rPr>
          <w:sz w:val="20"/>
          <w:szCs w:val="20"/>
        </w:rPr>
        <w:t>은</w:t>
      </w:r>
      <w:r w:rsidR="00E1509E" w:rsidRPr="001F611C">
        <w:rPr>
          <w:rFonts w:hint="eastAsia"/>
          <w:sz w:val="20"/>
          <w:szCs w:val="20"/>
        </w:rPr>
        <w:t xml:space="preserve"> </w:t>
      </w:r>
      <w:r w:rsidR="002A3259" w:rsidRPr="001F611C">
        <w:rPr>
          <w:rFonts w:hint="eastAsia"/>
          <w:sz w:val="20"/>
          <w:szCs w:val="20"/>
        </w:rPr>
        <w:t xml:space="preserve">다음 각 호와 같이 </w:t>
      </w:r>
      <w:r w:rsidR="00DE2ADA" w:rsidRPr="001F611C">
        <w:rPr>
          <w:rFonts w:hint="eastAsia"/>
          <w:sz w:val="20"/>
          <w:szCs w:val="20"/>
        </w:rPr>
        <w:t xml:space="preserve">시설물을 </w:t>
      </w:r>
      <w:r w:rsidR="002A3259" w:rsidRPr="001F611C">
        <w:rPr>
          <w:rFonts w:hint="eastAsia"/>
          <w:sz w:val="20"/>
          <w:szCs w:val="20"/>
        </w:rPr>
        <w:t>원상복구하여 반환하</w:t>
      </w:r>
      <w:r w:rsidR="00DE2ADA" w:rsidRPr="001F611C">
        <w:rPr>
          <w:rFonts w:hint="eastAsia"/>
          <w:sz w:val="20"/>
          <w:szCs w:val="20"/>
        </w:rPr>
        <w:t xml:space="preserve">고, 제9조 제1항 </w:t>
      </w:r>
      <w:r w:rsidR="002F0026" w:rsidRPr="001F611C">
        <w:rPr>
          <w:rFonts w:hint="eastAsia"/>
          <w:sz w:val="20"/>
          <w:szCs w:val="20"/>
        </w:rPr>
        <w:t>제7호</w:t>
      </w:r>
      <w:r w:rsidR="00FC6FA2">
        <w:rPr>
          <w:rFonts w:hint="eastAsia"/>
          <w:sz w:val="20"/>
          <w:szCs w:val="20"/>
        </w:rPr>
        <w:t>·제8호</w:t>
      </w:r>
      <w:r w:rsidR="00DB1C71">
        <w:rPr>
          <w:rFonts w:hint="eastAsia"/>
          <w:sz w:val="20"/>
          <w:szCs w:val="20"/>
        </w:rPr>
        <w:t>·제9호</w:t>
      </w:r>
      <w:r w:rsidR="00DE2ADA" w:rsidRPr="001F611C">
        <w:rPr>
          <w:rFonts w:hint="eastAsia"/>
          <w:sz w:val="20"/>
          <w:szCs w:val="20"/>
        </w:rPr>
        <w:t>에 따른 고객</w:t>
      </w:r>
      <w:r w:rsidR="00367CD2" w:rsidRPr="001F611C">
        <w:rPr>
          <w:rFonts w:hint="eastAsia"/>
          <w:sz w:val="20"/>
          <w:szCs w:val="20"/>
        </w:rPr>
        <w:t>의 개인</w:t>
      </w:r>
      <w:r w:rsidR="00DE2ADA" w:rsidRPr="001F611C">
        <w:rPr>
          <w:rFonts w:hint="eastAsia"/>
          <w:sz w:val="20"/>
          <w:szCs w:val="20"/>
        </w:rPr>
        <w:t xml:space="preserve">정보 </w:t>
      </w:r>
      <w:r w:rsidR="002F0026" w:rsidRPr="001F611C">
        <w:rPr>
          <w:rFonts w:hint="eastAsia"/>
          <w:sz w:val="20"/>
          <w:szCs w:val="20"/>
        </w:rPr>
        <w:t>및 계정정보 일체</w:t>
      </w:r>
      <w:r w:rsidR="00DE2ADA" w:rsidRPr="001F611C">
        <w:rPr>
          <w:rFonts w:hint="eastAsia"/>
          <w:sz w:val="20"/>
          <w:szCs w:val="20"/>
        </w:rPr>
        <w:t>를 위탁인에게 반환하</w:t>
      </w:r>
      <w:r w:rsidR="002A3259" w:rsidRPr="001F611C">
        <w:rPr>
          <w:rFonts w:hint="eastAsia"/>
          <w:sz w:val="20"/>
          <w:szCs w:val="20"/>
        </w:rPr>
        <w:t>여야 한다.</w:t>
      </w:r>
      <w:r w:rsidR="009F3A87" w:rsidRPr="001F611C">
        <w:rPr>
          <w:rFonts w:hint="eastAsia"/>
          <w:sz w:val="20"/>
          <w:szCs w:val="20"/>
        </w:rPr>
        <w:t xml:space="preserve"> 수탁인이 원상복구 또는 고객</w:t>
      </w:r>
      <w:r w:rsidR="00367CD2" w:rsidRPr="001F611C">
        <w:rPr>
          <w:rFonts w:hint="eastAsia"/>
          <w:sz w:val="20"/>
          <w:szCs w:val="20"/>
        </w:rPr>
        <w:t>의 개</w:t>
      </w:r>
      <w:r w:rsidR="005D48F9" w:rsidRPr="001F611C">
        <w:rPr>
          <w:rFonts w:hint="eastAsia"/>
          <w:sz w:val="20"/>
          <w:szCs w:val="20"/>
        </w:rPr>
        <w:t>인</w:t>
      </w:r>
      <w:r w:rsidR="009F3A87" w:rsidRPr="001F611C">
        <w:rPr>
          <w:rFonts w:hint="eastAsia"/>
          <w:sz w:val="20"/>
          <w:szCs w:val="20"/>
        </w:rPr>
        <w:t>정보</w:t>
      </w:r>
      <w:r w:rsidR="00F9492F" w:rsidRPr="001F611C">
        <w:rPr>
          <w:rFonts w:hint="eastAsia"/>
          <w:sz w:val="20"/>
          <w:szCs w:val="20"/>
        </w:rPr>
        <w:t xml:space="preserve"> 및 계정정보</w:t>
      </w:r>
      <w:r w:rsidR="009F3A87" w:rsidRPr="001F611C">
        <w:rPr>
          <w:rFonts w:hint="eastAsia"/>
          <w:sz w:val="20"/>
          <w:szCs w:val="20"/>
        </w:rPr>
        <w:t xml:space="preserve"> 반환을 지연하는 경우, 위탁인은 영업장 출입</w:t>
      </w:r>
      <w:r w:rsidR="009F3A87" w:rsidRPr="001F611C">
        <w:rPr>
          <w:rFonts w:eastAsiaTheme="minorHAnsi"/>
          <w:sz w:val="20"/>
          <w:szCs w:val="20"/>
        </w:rPr>
        <w:t>·</w:t>
      </w:r>
      <w:r w:rsidR="009F3A87" w:rsidRPr="001F611C">
        <w:rPr>
          <w:rFonts w:eastAsiaTheme="minorHAnsi" w:hint="eastAsia"/>
          <w:sz w:val="20"/>
          <w:szCs w:val="20"/>
        </w:rPr>
        <w:t>점검 및 설비 회수를 위해 합리적 범위 내에서 현장 접근을 요구할 수 있으며, 수탁인은 이에 협조한다.</w:t>
      </w:r>
    </w:p>
    <w:p w14:paraId="3A74F7A5" w14:textId="75208255" w:rsidR="002A3259" w:rsidRPr="001F611C" w:rsidRDefault="002A3259" w:rsidP="002A3259">
      <w:pPr>
        <w:pStyle w:val="a6"/>
        <w:numPr>
          <w:ilvl w:val="0"/>
          <w:numId w:val="37"/>
        </w:numPr>
        <w:rPr>
          <w:sz w:val="20"/>
          <w:szCs w:val="20"/>
        </w:rPr>
      </w:pPr>
      <w:r w:rsidRPr="001F611C">
        <w:rPr>
          <w:rFonts w:hint="eastAsia"/>
          <w:sz w:val="20"/>
          <w:szCs w:val="20"/>
        </w:rPr>
        <w:t>인테리어는 계약 당시의 상태 그대로 유지하되, 통상적인 사용</w:t>
      </w:r>
      <w:r w:rsidR="00AA7E9F" w:rsidRPr="001F611C">
        <w:rPr>
          <w:rFonts w:hint="eastAsia"/>
          <w:sz w:val="20"/>
          <w:szCs w:val="20"/>
        </w:rPr>
        <w:t>에 따른</w:t>
      </w:r>
      <w:r w:rsidRPr="001F611C">
        <w:rPr>
          <w:rFonts w:hint="eastAsia"/>
          <w:sz w:val="20"/>
          <w:szCs w:val="20"/>
        </w:rPr>
        <w:t xml:space="preserve"> </w:t>
      </w:r>
      <w:r w:rsidR="005C3A6A" w:rsidRPr="001F611C">
        <w:rPr>
          <w:rFonts w:hint="eastAsia"/>
          <w:sz w:val="20"/>
          <w:szCs w:val="20"/>
        </w:rPr>
        <w:t>통상의</w:t>
      </w:r>
      <w:r w:rsidRPr="001F611C">
        <w:rPr>
          <w:rFonts w:hint="eastAsia"/>
          <w:sz w:val="20"/>
          <w:szCs w:val="20"/>
        </w:rPr>
        <w:t xml:space="preserve"> 마모</w:t>
      </w:r>
      <w:r w:rsidR="00AA7E9F" w:rsidRPr="001F611C">
        <w:rPr>
          <w:rFonts w:eastAsiaTheme="minorHAnsi"/>
          <w:sz w:val="20"/>
          <w:szCs w:val="20"/>
        </w:rPr>
        <w:t>·</w:t>
      </w:r>
      <w:r w:rsidRPr="001F611C">
        <w:rPr>
          <w:rFonts w:hint="eastAsia"/>
          <w:sz w:val="20"/>
          <w:szCs w:val="20"/>
        </w:rPr>
        <w:t xml:space="preserve">노후는 제외한다. </w:t>
      </w:r>
      <w:ins w:id="192" w:author="성민 노" w:date="2026-09-08T17:03:00Z" w16du:dateUtc="2026-09-08T08:03:00Z">
        <w:r w:rsidR="009F0388">
          <w:rPr>
            <w:rFonts w:hint="eastAsia"/>
            <w:sz w:val="20"/>
            <w:szCs w:val="20"/>
          </w:rPr>
          <w:t>종전 계약 최초 체결</w:t>
        </w:r>
      </w:ins>
      <w:del w:id="193" w:author="성민 노" w:date="2026-09-08T17:03:00Z" w16du:dateUtc="2026-09-08T08:03:00Z">
        <w:r w:rsidRPr="001F611C" w:rsidDel="000637ED">
          <w:rPr>
            <w:rFonts w:hint="eastAsia"/>
            <w:sz w:val="20"/>
            <w:szCs w:val="20"/>
          </w:rPr>
          <w:delText>계약</w:delText>
        </w:r>
      </w:del>
      <w:r w:rsidRPr="001F611C">
        <w:rPr>
          <w:rFonts w:hint="eastAsia"/>
          <w:sz w:val="20"/>
          <w:szCs w:val="20"/>
        </w:rPr>
        <w:t xml:space="preserve"> 당시의 상태는 </w:t>
      </w:r>
      <w:r w:rsidR="00E55835" w:rsidRPr="001F611C">
        <w:rPr>
          <w:sz w:val="20"/>
          <w:szCs w:val="20"/>
        </w:rPr>
        <w:t>‘</w:t>
      </w:r>
      <w:r w:rsidRPr="001F611C">
        <w:rPr>
          <w:rFonts w:hint="eastAsia"/>
          <w:sz w:val="20"/>
          <w:szCs w:val="20"/>
        </w:rPr>
        <w:t>별첨 1. 시설물 상태 확인서</w:t>
      </w:r>
      <w:r w:rsidR="00E55835" w:rsidRPr="001F611C">
        <w:rPr>
          <w:sz w:val="20"/>
          <w:szCs w:val="20"/>
        </w:rPr>
        <w:t>’</w:t>
      </w:r>
      <w:r w:rsidRPr="001F611C">
        <w:rPr>
          <w:rFonts w:hint="eastAsia"/>
          <w:sz w:val="20"/>
          <w:szCs w:val="20"/>
        </w:rPr>
        <w:t xml:space="preserve"> 목록에 따르며, 별첨 1은 본 계약의 일부로서 당사자의 서명</w:t>
      </w:r>
      <w:r w:rsidRPr="001F611C">
        <w:rPr>
          <w:rFonts w:eastAsiaTheme="minorHAnsi"/>
          <w:sz w:val="20"/>
          <w:szCs w:val="20"/>
        </w:rPr>
        <w:t>·</w:t>
      </w:r>
      <w:r w:rsidRPr="001F611C">
        <w:rPr>
          <w:rFonts w:eastAsiaTheme="minorHAnsi" w:hint="eastAsia"/>
          <w:sz w:val="20"/>
          <w:szCs w:val="20"/>
        </w:rPr>
        <w:t>날인 없이도 본 계약과 동일한 효력을 가진다.</w:t>
      </w:r>
      <w:ins w:id="194" w:author="성민 노" w:date="2026-09-08T17:04:00Z" w16du:dateUtc="2026-09-08T08:04:00Z">
        <w:r w:rsidR="0067447B">
          <w:rPr>
            <w:rFonts w:eastAsiaTheme="minorHAnsi" w:hint="eastAsia"/>
            <w:sz w:val="20"/>
            <w:szCs w:val="20"/>
          </w:rPr>
          <w:t xml:space="preserve"> 종전 계약에 따라 상호 교부</w:t>
        </w:r>
        <w:r w:rsidR="0067447B">
          <w:rPr>
            <w:rFonts w:eastAsiaTheme="minorHAnsi"/>
            <w:sz w:val="20"/>
            <w:szCs w:val="20"/>
          </w:rPr>
          <w:t>·</w:t>
        </w:r>
        <w:r w:rsidR="0067447B">
          <w:rPr>
            <w:rFonts w:eastAsiaTheme="minorHAnsi" w:hint="eastAsia"/>
            <w:sz w:val="20"/>
            <w:szCs w:val="20"/>
          </w:rPr>
          <w:t>보관된 시설물 상태 사진은 본 계약에서도 별첨 1의 사진자료로 승계한다.</w:t>
        </w:r>
      </w:ins>
    </w:p>
    <w:p w14:paraId="371C426C" w14:textId="4F83200F" w:rsidR="004A2364" w:rsidRPr="001F611C" w:rsidRDefault="002A3259" w:rsidP="007C2BC7">
      <w:pPr>
        <w:pStyle w:val="a6"/>
        <w:numPr>
          <w:ilvl w:val="0"/>
          <w:numId w:val="37"/>
        </w:numPr>
        <w:rPr>
          <w:sz w:val="20"/>
          <w:szCs w:val="20"/>
        </w:rPr>
      </w:pPr>
      <w:r w:rsidRPr="001F611C">
        <w:rPr>
          <w:rFonts w:eastAsiaTheme="minorHAnsi" w:hint="eastAsia"/>
          <w:sz w:val="20"/>
          <w:szCs w:val="20"/>
        </w:rPr>
        <w:t>시설물</w:t>
      </w:r>
      <w:r w:rsidR="00AA7E9F" w:rsidRPr="001F611C">
        <w:rPr>
          <w:rFonts w:eastAsiaTheme="minorHAnsi" w:hint="eastAsia"/>
          <w:sz w:val="20"/>
          <w:szCs w:val="20"/>
        </w:rPr>
        <w:t>은</w:t>
      </w:r>
      <w:r w:rsidRPr="001F611C">
        <w:rPr>
          <w:rFonts w:eastAsiaTheme="minorHAnsi" w:hint="eastAsia"/>
          <w:sz w:val="20"/>
          <w:szCs w:val="20"/>
        </w:rPr>
        <w:t xml:space="preserve"> 모두 설치</w:t>
      </w:r>
      <w:r w:rsidRPr="001F611C">
        <w:rPr>
          <w:rFonts w:eastAsiaTheme="minorHAnsi"/>
          <w:sz w:val="20"/>
          <w:szCs w:val="20"/>
        </w:rPr>
        <w:t>·</w:t>
      </w:r>
      <w:r w:rsidRPr="001F611C">
        <w:rPr>
          <w:rFonts w:eastAsiaTheme="minorHAnsi" w:hint="eastAsia"/>
          <w:sz w:val="20"/>
          <w:szCs w:val="20"/>
        </w:rPr>
        <w:t>작동 가능한 상태</w:t>
      </w:r>
      <w:r w:rsidR="00AA7E9F" w:rsidRPr="001F611C">
        <w:rPr>
          <w:rFonts w:eastAsiaTheme="minorHAnsi" w:hint="eastAsia"/>
          <w:sz w:val="20"/>
          <w:szCs w:val="20"/>
        </w:rPr>
        <w:t>여야 한다.</w:t>
      </w:r>
    </w:p>
    <w:p w14:paraId="6D55DFF6" w14:textId="677671AB" w:rsidR="00F46ECD" w:rsidRPr="001F611C" w:rsidRDefault="00CA1B20" w:rsidP="00135921">
      <w:pPr>
        <w:pStyle w:val="a6"/>
        <w:numPr>
          <w:ilvl w:val="0"/>
          <w:numId w:val="17"/>
        </w:numPr>
        <w:rPr>
          <w:sz w:val="20"/>
          <w:szCs w:val="20"/>
        </w:rPr>
      </w:pPr>
      <w:ins w:id="195" w:author="성민 노" w:date="2026-09-08T15:48:00Z" w16du:dateUtc="2026-09-08T06:48:00Z">
        <w:r>
          <w:rPr>
            <w:rFonts w:hint="eastAsia"/>
            <w:sz w:val="20"/>
            <w:szCs w:val="20"/>
          </w:rPr>
          <w:lastRenderedPageBreak/>
          <w:t>본 조에 따라 계약이 해지되는 경우,</w:t>
        </w:r>
      </w:ins>
      <w:del w:id="196" w:author="성민 노" w:date="2026-09-08T15:48:00Z" w16du:dateUtc="2026-09-08T06:48:00Z">
        <w:r w:rsidR="004A709C" w:rsidRPr="001F611C" w:rsidDel="00CA1B20">
          <w:rPr>
            <w:rFonts w:hint="eastAsia"/>
            <w:sz w:val="20"/>
            <w:szCs w:val="20"/>
          </w:rPr>
          <w:delText xml:space="preserve">제1항 및 제2항에 따른 </w:delText>
        </w:r>
        <w:r w:rsidR="007C2BC7" w:rsidRPr="001F611C" w:rsidDel="00CA1B20">
          <w:rPr>
            <w:rFonts w:hint="eastAsia"/>
            <w:sz w:val="20"/>
            <w:szCs w:val="20"/>
          </w:rPr>
          <w:delText>계약의 해지 시</w:delText>
        </w:r>
      </w:del>
      <w:r w:rsidR="007C2BC7" w:rsidRPr="001F611C">
        <w:rPr>
          <w:rFonts w:hint="eastAsia"/>
          <w:sz w:val="20"/>
          <w:szCs w:val="20"/>
        </w:rPr>
        <w:t xml:space="preserve"> </w:t>
      </w:r>
      <w:r w:rsidR="00522919" w:rsidRPr="001F611C">
        <w:rPr>
          <w:rFonts w:hint="eastAsia"/>
          <w:sz w:val="20"/>
          <w:szCs w:val="20"/>
        </w:rPr>
        <w:t>위탁인</w:t>
      </w:r>
      <w:r w:rsidR="00522919" w:rsidRPr="001F611C">
        <w:rPr>
          <w:sz w:val="20"/>
          <w:szCs w:val="20"/>
        </w:rPr>
        <w:t>은</w:t>
      </w:r>
      <w:r w:rsidR="007C2BC7" w:rsidRPr="001F611C">
        <w:rPr>
          <w:rFonts w:hint="eastAsia"/>
          <w:sz w:val="20"/>
          <w:szCs w:val="20"/>
        </w:rPr>
        <w:t xml:space="preserve"> </w:t>
      </w:r>
      <w:r w:rsidR="00522919" w:rsidRPr="001F611C">
        <w:rPr>
          <w:rFonts w:hint="eastAsia"/>
          <w:sz w:val="20"/>
          <w:szCs w:val="20"/>
        </w:rPr>
        <w:t>수탁인</w:t>
      </w:r>
      <w:r w:rsidR="007C2BC7" w:rsidRPr="001F611C">
        <w:rPr>
          <w:rFonts w:hint="eastAsia"/>
          <w:sz w:val="20"/>
          <w:szCs w:val="20"/>
        </w:rPr>
        <w:t>의 원상복구 및 시설 점검</w:t>
      </w:r>
      <w:r w:rsidR="006E67DD" w:rsidRPr="001F611C">
        <w:rPr>
          <w:rFonts w:hint="eastAsia"/>
          <w:sz w:val="20"/>
          <w:szCs w:val="20"/>
        </w:rPr>
        <w:t>이</w:t>
      </w:r>
      <w:r w:rsidR="007C2BC7" w:rsidRPr="001F611C">
        <w:rPr>
          <w:rFonts w:hint="eastAsia"/>
          <w:sz w:val="20"/>
          <w:szCs w:val="20"/>
        </w:rPr>
        <w:t xml:space="preserve"> </w:t>
      </w:r>
      <w:r w:rsidR="00AA7E9F" w:rsidRPr="001F611C">
        <w:rPr>
          <w:rFonts w:hint="eastAsia"/>
          <w:sz w:val="20"/>
          <w:szCs w:val="20"/>
        </w:rPr>
        <w:t>완료</w:t>
      </w:r>
      <w:r w:rsidR="006E67DD" w:rsidRPr="001F611C">
        <w:rPr>
          <w:rFonts w:hint="eastAsia"/>
          <w:sz w:val="20"/>
          <w:szCs w:val="20"/>
        </w:rPr>
        <w:t>된</w:t>
      </w:r>
      <w:r w:rsidR="00AA7E9F" w:rsidRPr="001F611C">
        <w:rPr>
          <w:rFonts w:hint="eastAsia"/>
          <w:sz w:val="20"/>
          <w:szCs w:val="20"/>
        </w:rPr>
        <w:t xml:space="preserve"> </w:t>
      </w:r>
      <w:r w:rsidR="007C2BC7" w:rsidRPr="001F611C">
        <w:rPr>
          <w:rFonts w:hint="eastAsia"/>
          <w:sz w:val="20"/>
          <w:szCs w:val="20"/>
        </w:rPr>
        <w:t xml:space="preserve">후 </w:t>
      </w:r>
      <w:r w:rsidR="00AA7E9F" w:rsidRPr="001F611C">
        <w:rPr>
          <w:rFonts w:hint="eastAsia"/>
          <w:sz w:val="20"/>
          <w:szCs w:val="20"/>
        </w:rPr>
        <w:t>이행</w:t>
      </w:r>
      <w:r w:rsidR="007C2BC7" w:rsidRPr="001F611C">
        <w:rPr>
          <w:rFonts w:hint="eastAsia"/>
          <w:sz w:val="20"/>
          <w:szCs w:val="20"/>
        </w:rPr>
        <w:t>보증금을 반환</w:t>
      </w:r>
      <w:r w:rsidR="006E67DD" w:rsidRPr="001F611C">
        <w:rPr>
          <w:rFonts w:hint="eastAsia"/>
          <w:sz w:val="20"/>
          <w:szCs w:val="20"/>
        </w:rPr>
        <w:t>한다.</w:t>
      </w:r>
      <w:r w:rsidR="007C2BC7" w:rsidRPr="001F611C">
        <w:rPr>
          <w:rFonts w:hint="eastAsia"/>
          <w:sz w:val="20"/>
          <w:szCs w:val="20"/>
        </w:rPr>
        <w:t xml:space="preserve"> 다만, 부족액</w:t>
      </w:r>
      <w:r w:rsidR="00AA7E9F" w:rsidRPr="001F611C">
        <w:rPr>
          <w:rFonts w:hint="eastAsia"/>
          <w:sz w:val="20"/>
          <w:szCs w:val="20"/>
        </w:rPr>
        <w:t>,</w:t>
      </w:r>
      <w:r w:rsidR="007C2BC7" w:rsidRPr="001F611C">
        <w:rPr>
          <w:rFonts w:hint="eastAsia"/>
          <w:sz w:val="20"/>
          <w:szCs w:val="20"/>
        </w:rPr>
        <w:t xml:space="preserve"> 손해배상금, 지연손해금</w:t>
      </w:r>
      <w:ins w:id="197" w:author="성민 노" w:date="2026-09-08T15:49:00Z" w16du:dateUtc="2026-09-08T06:49:00Z">
        <w:r w:rsidR="00B02465">
          <w:rPr>
            <w:rFonts w:hint="eastAsia"/>
            <w:sz w:val="20"/>
            <w:szCs w:val="20"/>
          </w:rPr>
          <w:t xml:space="preserve"> 및 본 계약에 따라 수탁인이 위탁인에게 지급하여야 할 비용</w:t>
        </w:r>
        <w:r w:rsidR="00B02465">
          <w:rPr>
            <w:sz w:val="20"/>
            <w:szCs w:val="20"/>
          </w:rPr>
          <w:t>·</w:t>
        </w:r>
        <w:r w:rsidR="00B02465">
          <w:rPr>
            <w:rFonts w:hint="eastAsia"/>
            <w:sz w:val="20"/>
            <w:szCs w:val="20"/>
          </w:rPr>
          <w:t>상환금 기타 금전채무를</w:t>
        </w:r>
      </w:ins>
      <w:del w:id="198" w:author="성민 노" w:date="2026-09-08T15:49:00Z" w16du:dateUtc="2026-09-08T06:49:00Z">
        <w:r w:rsidR="007C2BC7" w:rsidRPr="001F611C" w:rsidDel="00B02465">
          <w:rPr>
            <w:rFonts w:hint="eastAsia"/>
            <w:sz w:val="20"/>
            <w:szCs w:val="20"/>
          </w:rPr>
          <w:delText xml:space="preserve"> 등</w:delText>
        </w:r>
        <w:r w:rsidR="00AA7E9F" w:rsidRPr="001F611C" w:rsidDel="00B02465">
          <w:rPr>
            <w:rFonts w:hint="eastAsia"/>
            <w:sz w:val="20"/>
            <w:szCs w:val="20"/>
          </w:rPr>
          <w:delText>을</w:delText>
        </w:r>
      </w:del>
      <w:r w:rsidR="007C2BC7" w:rsidRPr="001F611C">
        <w:rPr>
          <w:rFonts w:hint="eastAsia"/>
          <w:sz w:val="20"/>
          <w:szCs w:val="20"/>
        </w:rPr>
        <w:t xml:space="preserve"> 공제한 후 잔액을 </w:t>
      </w:r>
      <w:r w:rsidR="00AA7E9F" w:rsidRPr="001F611C">
        <w:rPr>
          <w:rFonts w:hint="eastAsia"/>
          <w:sz w:val="20"/>
          <w:szCs w:val="20"/>
        </w:rPr>
        <w:t>지급</w:t>
      </w:r>
      <w:r w:rsidR="007C2BC7" w:rsidRPr="001F611C">
        <w:rPr>
          <w:rFonts w:hint="eastAsia"/>
          <w:sz w:val="20"/>
          <w:szCs w:val="20"/>
        </w:rPr>
        <w:t>한다.</w:t>
      </w:r>
    </w:p>
    <w:p w14:paraId="005EF683" w14:textId="42B9DDED" w:rsidR="00AF0DDD" w:rsidRPr="001F611C" w:rsidRDefault="007460B0" w:rsidP="00476C71">
      <w:pPr>
        <w:pStyle w:val="a6"/>
        <w:numPr>
          <w:ilvl w:val="0"/>
          <w:numId w:val="17"/>
        </w:numPr>
        <w:rPr>
          <w:sz w:val="20"/>
          <w:szCs w:val="20"/>
        </w:rPr>
      </w:pPr>
      <w:ins w:id="199" w:author="성민 노" w:date="2026-09-08T15:50:00Z">
        <w:r w:rsidRPr="007460B0">
          <w:rPr>
            <w:rFonts w:eastAsiaTheme="minorHAnsi"/>
            <w:sz w:val="20"/>
            <w:szCs w:val="20"/>
          </w:rPr>
          <w:t>본 계약 체결 전후를 불문하고 소송 기타 이에 준하는 법적 분쟁으로 인하여 영업장의 사용·점유·운영에 중대한 제한이 발생하거나 발생할 우려가 객관적으로 인정되는 경우, 또는 위탁인이 영업장에 대한 적법한 사용·점유권을 상실하거나 수탁인의 영업 수행이 법률상 또는 사실상 불가능하거나 현저히 곤란하게 된 경우, 위탁인은 서면 통지로 본 계약을 해지할 수 있다. 또한 소송·가처분·가집행·강제집행 기타 법적 절차에 따라 위탁인에게 영업장의 전부 또는 중요한 일부를 인도·명도·퇴거하거나 그 사용을 중단·제한하도록 하는 판결·결정·명령 등이 선고 또는 고지된 경우에도 위탁인은 본 계약을 해지할 수 있으며, 이 경우 해당 판결·결정·명령의 확정 여부와 관계없이 해지권을 행사할 수 있다.</w:t>
        </w:r>
      </w:ins>
      <w:del w:id="200" w:author="성민 노" w:date="2026-09-08T15:50:00Z" w16du:dateUtc="2026-09-08T06:50:00Z">
        <w:r w:rsidR="00AF0DDD" w:rsidRPr="001F611C" w:rsidDel="002F0960">
          <w:rPr>
            <w:rFonts w:eastAsiaTheme="minorHAnsi" w:hint="eastAsia"/>
            <w:sz w:val="20"/>
            <w:szCs w:val="20"/>
          </w:rPr>
          <w:delText>소송 기타 이에 준하는 법적 사유로 인하여 위탁인이 영업장에 대한 적법한 사용·점유권을 상실하거나, 수탁인의 영업 수행이 법률상 또는 사실상 불가능하게 된 경우, 위탁인은 서면 통지로 본 계약을 해지할 수 있다.</w:delText>
        </w:r>
      </w:del>
    </w:p>
    <w:p w14:paraId="51085D37" w14:textId="3FA035A9" w:rsidR="00AF0DDD" w:rsidRPr="001F611C" w:rsidRDefault="00AF0DDD" w:rsidP="00476C71">
      <w:pPr>
        <w:pStyle w:val="a6"/>
        <w:numPr>
          <w:ilvl w:val="0"/>
          <w:numId w:val="17"/>
        </w:numPr>
        <w:rPr>
          <w:sz w:val="20"/>
          <w:szCs w:val="20"/>
        </w:rPr>
      </w:pPr>
      <w:r w:rsidRPr="001F611C">
        <w:rPr>
          <w:rFonts w:eastAsiaTheme="minorHAnsi" w:hint="eastAsia"/>
          <w:sz w:val="20"/>
          <w:szCs w:val="20"/>
        </w:rPr>
        <w:t xml:space="preserve">전항에 따라 본 계약이 해지되는 경우, </w:t>
      </w:r>
      <w:ins w:id="201" w:author="성민 노" w:date="2026-09-08T17:05:00Z" w16du:dateUtc="2026-09-08T08:05:00Z">
        <w:r w:rsidR="00FA5E73">
          <w:rPr>
            <w:rFonts w:eastAsiaTheme="minorHAnsi" w:hint="eastAsia"/>
            <w:sz w:val="20"/>
            <w:szCs w:val="20"/>
          </w:rPr>
          <w:t xml:space="preserve">이행보증금의 반환 및 공제는 </w:t>
        </w:r>
      </w:ins>
      <w:ins w:id="202" w:author="성민 노" w:date="2026-09-08T17:06:00Z" w16du:dateUtc="2026-09-08T08:06:00Z">
        <w:r w:rsidR="007F7EED">
          <w:rPr>
            <w:rFonts w:eastAsiaTheme="minorHAnsi" w:hint="eastAsia"/>
            <w:sz w:val="20"/>
            <w:szCs w:val="20"/>
          </w:rPr>
          <w:t>제5항에 따른다.</w:t>
        </w:r>
      </w:ins>
      <w:del w:id="203" w:author="성민 노" w:date="2026-09-08T17:06:00Z" w16du:dateUtc="2026-09-08T08:06:00Z">
        <w:r w:rsidRPr="001F611C" w:rsidDel="007F7EED">
          <w:rPr>
            <w:rFonts w:eastAsiaTheme="minorHAnsi" w:hint="eastAsia"/>
            <w:sz w:val="20"/>
            <w:szCs w:val="20"/>
          </w:rPr>
          <w:delText>위탁인은 이행보증금을 반환한다.</w:delText>
        </w:r>
        <w:r w:rsidR="00515472" w:rsidRPr="001F611C" w:rsidDel="007F7EED">
          <w:rPr>
            <w:rFonts w:eastAsiaTheme="minorHAnsi" w:hint="eastAsia"/>
            <w:sz w:val="20"/>
            <w:szCs w:val="20"/>
          </w:rPr>
          <w:delText xml:space="preserve"> 다만, </w:delText>
        </w:r>
      </w:del>
      <w:del w:id="204" w:author="성민 노" w:date="2026-09-08T15:52:00Z" w16du:dateUtc="2026-09-08T06:52:00Z">
        <w:r w:rsidR="00515472" w:rsidRPr="001F611C" w:rsidDel="0003608B">
          <w:rPr>
            <w:rFonts w:eastAsiaTheme="minorHAnsi" w:hint="eastAsia"/>
            <w:sz w:val="20"/>
            <w:szCs w:val="20"/>
          </w:rPr>
          <w:delText>제4항 단서(부족액, 손해배상금, 지연손해금 공제)는 동일하게 적용한다.</w:delText>
        </w:r>
      </w:del>
      <w:r w:rsidR="00AF3AA8">
        <w:rPr>
          <w:rFonts w:eastAsiaTheme="minorHAnsi" w:hint="eastAsia"/>
          <w:sz w:val="20"/>
          <w:szCs w:val="20"/>
        </w:rPr>
        <w:t xml:space="preserve"> 이 경우 수탁인은 전항의 사유로 인하여 발생</w:t>
      </w:r>
      <w:r w:rsidR="00C47522">
        <w:rPr>
          <w:rFonts w:eastAsiaTheme="minorHAnsi" w:hint="eastAsia"/>
          <w:sz w:val="20"/>
          <w:szCs w:val="20"/>
        </w:rPr>
        <w:t>하는 손해에 관하여 위탁인에게 손해배상을 청구할 수 없다.</w:t>
      </w:r>
    </w:p>
    <w:p w14:paraId="0846AE9E" w14:textId="77777777" w:rsidR="004D5292" w:rsidRPr="001F611C" w:rsidRDefault="004D5292" w:rsidP="00384AFF">
      <w:pPr>
        <w:rPr>
          <w:sz w:val="20"/>
          <w:szCs w:val="20"/>
        </w:rPr>
      </w:pPr>
    </w:p>
    <w:p w14:paraId="07DB7204" w14:textId="39292341" w:rsidR="00AE77A8" w:rsidRPr="001F611C" w:rsidRDefault="00AE77A8" w:rsidP="00384AFF">
      <w:pPr>
        <w:rPr>
          <w:b/>
          <w:bCs/>
          <w:sz w:val="20"/>
          <w:szCs w:val="20"/>
        </w:rPr>
      </w:pPr>
      <w:r w:rsidRPr="001F611C">
        <w:rPr>
          <w:rFonts w:hint="eastAsia"/>
          <w:b/>
          <w:bCs/>
          <w:sz w:val="20"/>
          <w:szCs w:val="20"/>
        </w:rPr>
        <w:t>제1</w:t>
      </w:r>
      <w:ins w:id="205" w:author="성민 노" w:date="2026-09-08T15:33:00Z" w16du:dateUtc="2026-09-08T06:33:00Z">
        <w:r w:rsidR="0008672F">
          <w:rPr>
            <w:rFonts w:hint="eastAsia"/>
            <w:b/>
            <w:bCs/>
            <w:sz w:val="20"/>
            <w:szCs w:val="20"/>
          </w:rPr>
          <w:t>4</w:t>
        </w:r>
      </w:ins>
      <w:del w:id="206" w:author="성민 노" w:date="2026-09-08T15:33:00Z" w16du:dateUtc="2026-09-08T06:33:00Z">
        <w:r w:rsidRPr="001F611C" w:rsidDel="0008672F">
          <w:rPr>
            <w:rFonts w:hint="eastAsia"/>
            <w:b/>
            <w:bCs/>
            <w:sz w:val="20"/>
            <w:szCs w:val="20"/>
          </w:rPr>
          <w:delText>5</w:delText>
        </w:r>
      </w:del>
      <w:r w:rsidRPr="001F611C">
        <w:rPr>
          <w:rFonts w:hint="eastAsia"/>
          <w:b/>
          <w:bCs/>
          <w:sz w:val="20"/>
          <w:szCs w:val="20"/>
        </w:rPr>
        <w:t>조 (통지)</w:t>
      </w:r>
    </w:p>
    <w:p w14:paraId="24DD78F9" w14:textId="35083A83" w:rsidR="00AE77A8" w:rsidRPr="001F611C" w:rsidRDefault="00AE77A8" w:rsidP="00AE77A8">
      <w:pPr>
        <w:pStyle w:val="a6"/>
        <w:numPr>
          <w:ilvl w:val="0"/>
          <w:numId w:val="60"/>
        </w:numPr>
        <w:rPr>
          <w:rFonts w:eastAsiaTheme="minorHAnsi"/>
          <w:sz w:val="20"/>
          <w:szCs w:val="20"/>
        </w:rPr>
      </w:pPr>
      <w:r w:rsidRPr="001F611C">
        <w:rPr>
          <w:rFonts w:hint="eastAsia"/>
          <w:sz w:val="20"/>
          <w:szCs w:val="20"/>
        </w:rPr>
        <w:t>본 계약에 따른 모든 통지</w:t>
      </w:r>
      <w:r w:rsidRPr="001F611C">
        <w:rPr>
          <w:rFonts w:eastAsiaTheme="minorHAnsi"/>
          <w:sz w:val="20"/>
          <w:szCs w:val="20"/>
        </w:rPr>
        <w:t>·</w:t>
      </w:r>
      <w:r w:rsidRPr="001F611C">
        <w:rPr>
          <w:rFonts w:eastAsiaTheme="minorHAnsi" w:hint="eastAsia"/>
          <w:sz w:val="20"/>
          <w:szCs w:val="20"/>
        </w:rPr>
        <w:t>요구</w:t>
      </w:r>
      <w:r w:rsidRPr="001F611C">
        <w:rPr>
          <w:rFonts w:eastAsiaTheme="minorHAnsi"/>
          <w:sz w:val="20"/>
          <w:szCs w:val="20"/>
        </w:rPr>
        <w:t>·</w:t>
      </w:r>
      <w:r w:rsidRPr="001F611C">
        <w:rPr>
          <w:rFonts w:eastAsiaTheme="minorHAnsi" w:hint="eastAsia"/>
          <w:sz w:val="20"/>
          <w:szCs w:val="20"/>
        </w:rPr>
        <w:t>승인은 서면(전자우편</w:t>
      </w:r>
      <w:r w:rsidR="00824209" w:rsidRPr="001F611C">
        <w:rPr>
          <w:rFonts w:eastAsiaTheme="minorHAnsi" w:hint="eastAsia"/>
          <w:sz w:val="20"/>
          <w:szCs w:val="20"/>
        </w:rPr>
        <w:t>, 문자메시지 등 전자적 방법</w:t>
      </w:r>
      <w:r w:rsidRPr="001F611C">
        <w:rPr>
          <w:rFonts w:eastAsiaTheme="minorHAnsi" w:hint="eastAsia"/>
          <w:sz w:val="20"/>
          <w:szCs w:val="20"/>
        </w:rPr>
        <w:t xml:space="preserve"> 포함)으로 하며, 각 당사자가 지정한 주소 또는 전자우편</w:t>
      </w:r>
      <w:r w:rsidR="00824209" w:rsidRPr="001F611C">
        <w:rPr>
          <w:rFonts w:eastAsiaTheme="minorHAnsi"/>
          <w:sz w:val="20"/>
          <w:szCs w:val="20"/>
        </w:rPr>
        <w:t>·</w:t>
      </w:r>
      <w:r w:rsidR="00824209" w:rsidRPr="001F611C">
        <w:rPr>
          <w:rFonts w:eastAsiaTheme="minorHAnsi" w:hint="eastAsia"/>
          <w:sz w:val="20"/>
          <w:szCs w:val="20"/>
        </w:rPr>
        <w:t>전화번호</w:t>
      </w:r>
      <w:r w:rsidRPr="001F611C">
        <w:rPr>
          <w:rFonts w:eastAsiaTheme="minorHAnsi" w:hint="eastAsia"/>
          <w:sz w:val="20"/>
          <w:szCs w:val="20"/>
        </w:rPr>
        <w:t>로 발송된 때 도달한 것으로 본다.</w:t>
      </w:r>
    </w:p>
    <w:p w14:paraId="6932FC9F" w14:textId="4668FC93" w:rsidR="00AE77A8" w:rsidRPr="001F611C" w:rsidRDefault="00AE77A8" w:rsidP="00384AFF">
      <w:pPr>
        <w:pStyle w:val="a6"/>
        <w:numPr>
          <w:ilvl w:val="0"/>
          <w:numId w:val="60"/>
        </w:numPr>
        <w:rPr>
          <w:sz w:val="20"/>
          <w:szCs w:val="20"/>
        </w:rPr>
      </w:pPr>
      <w:r w:rsidRPr="001F611C">
        <w:rPr>
          <w:rFonts w:eastAsiaTheme="minorHAnsi" w:hint="eastAsia"/>
          <w:sz w:val="20"/>
          <w:szCs w:val="20"/>
        </w:rPr>
        <w:t>각 당사자는 통지 수령처</w:t>
      </w:r>
      <w:r w:rsidR="00824209" w:rsidRPr="001F611C">
        <w:rPr>
          <w:rFonts w:eastAsiaTheme="minorHAnsi" w:hint="eastAsia"/>
          <w:sz w:val="20"/>
          <w:szCs w:val="20"/>
        </w:rPr>
        <w:t>(주소, 전자우편</w:t>
      </w:r>
      <w:r w:rsidR="00D46788" w:rsidRPr="001F611C">
        <w:rPr>
          <w:rFonts w:eastAsiaTheme="minorHAnsi" w:hint="eastAsia"/>
          <w:sz w:val="20"/>
          <w:szCs w:val="20"/>
        </w:rPr>
        <w:t xml:space="preserve"> </w:t>
      </w:r>
      <w:r w:rsidR="00824209" w:rsidRPr="001F611C">
        <w:rPr>
          <w:rFonts w:eastAsiaTheme="minorHAnsi" w:hint="eastAsia"/>
          <w:sz w:val="20"/>
          <w:szCs w:val="20"/>
        </w:rPr>
        <w:t>주소, 전화번호)</w:t>
      </w:r>
      <w:r w:rsidRPr="001F611C">
        <w:rPr>
          <w:rFonts w:eastAsiaTheme="minorHAnsi" w:hint="eastAsia"/>
          <w:sz w:val="20"/>
          <w:szCs w:val="20"/>
        </w:rPr>
        <w:t>가 변경될 경우 지체 없이 서면 통지하여야 하며, 이를 게을리하여 발생한 불이익은 그 당사자가 부담한다.</w:t>
      </w:r>
    </w:p>
    <w:p w14:paraId="35C76D3F" w14:textId="45DA1AA4" w:rsidR="00824209" w:rsidRPr="001F611C" w:rsidRDefault="00824209" w:rsidP="00384AFF">
      <w:pPr>
        <w:pStyle w:val="a6"/>
        <w:numPr>
          <w:ilvl w:val="0"/>
          <w:numId w:val="60"/>
        </w:numPr>
        <w:rPr>
          <w:sz w:val="20"/>
          <w:szCs w:val="20"/>
        </w:rPr>
      </w:pPr>
      <w:r w:rsidRPr="001F611C">
        <w:rPr>
          <w:rFonts w:eastAsiaTheme="minorHAnsi" w:hint="eastAsia"/>
          <w:sz w:val="20"/>
          <w:szCs w:val="20"/>
        </w:rPr>
        <w:t>문자메시지 등 간이 전자적 방법으로 통지하는 경우, 발송 사실 및 내용 확인이 가능한 자료(송신내역, 화면 캡처 등)를 보관하여야 한다.</w:t>
      </w:r>
    </w:p>
    <w:p w14:paraId="4B286395" w14:textId="77777777" w:rsidR="00AE77A8" w:rsidRPr="001F611C" w:rsidRDefault="00AE77A8" w:rsidP="00384AFF">
      <w:pPr>
        <w:rPr>
          <w:b/>
          <w:bCs/>
          <w:sz w:val="20"/>
          <w:szCs w:val="20"/>
        </w:rPr>
      </w:pPr>
    </w:p>
    <w:p w14:paraId="551D03E7" w14:textId="348D3625" w:rsidR="00384AFF" w:rsidRPr="001F611C" w:rsidRDefault="00384AFF" w:rsidP="00384AFF">
      <w:pPr>
        <w:rPr>
          <w:b/>
          <w:bCs/>
          <w:sz w:val="20"/>
          <w:szCs w:val="20"/>
        </w:rPr>
      </w:pPr>
      <w:r w:rsidRPr="001F611C">
        <w:rPr>
          <w:rFonts w:hint="eastAsia"/>
          <w:b/>
          <w:bCs/>
          <w:sz w:val="20"/>
          <w:szCs w:val="20"/>
        </w:rPr>
        <w:t>제</w:t>
      </w:r>
      <w:r w:rsidR="00FA32BB" w:rsidRPr="001F611C">
        <w:rPr>
          <w:rFonts w:hint="eastAsia"/>
          <w:b/>
          <w:bCs/>
          <w:sz w:val="20"/>
          <w:szCs w:val="20"/>
        </w:rPr>
        <w:t>1</w:t>
      </w:r>
      <w:ins w:id="207" w:author="성민 노" w:date="2026-09-08T15:33:00Z" w16du:dateUtc="2026-09-08T06:33:00Z">
        <w:r w:rsidR="0008672F">
          <w:rPr>
            <w:rFonts w:hint="eastAsia"/>
            <w:b/>
            <w:bCs/>
            <w:sz w:val="20"/>
            <w:szCs w:val="20"/>
          </w:rPr>
          <w:t>5</w:t>
        </w:r>
      </w:ins>
      <w:del w:id="208" w:author="성민 노" w:date="2026-09-08T15:33:00Z" w16du:dateUtc="2026-09-08T06:33:00Z">
        <w:r w:rsidR="009F3A87" w:rsidRPr="001F611C" w:rsidDel="0008672F">
          <w:rPr>
            <w:rFonts w:hint="eastAsia"/>
            <w:b/>
            <w:bCs/>
            <w:sz w:val="20"/>
            <w:szCs w:val="20"/>
          </w:rPr>
          <w:delText>6</w:delText>
        </w:r>
      </w:del>
      <w:r w:rsidRPr="001F611C">
        <w:rPr>
          <w:rFonts w:hint="eastAsia"/>
          <w:b/>
          <w:bCs/>
          <w:sz w:val="20"/>
          <w:szCs w:val="20"/>
        </w:rPr>
        <w:t>조 (손해배상)</w:t>
      </w:r>
    </w:p>
    <w:p w14:paraId="56B8B73B" w14:textId="77777777" w:rsidR="00495B28" w:rsidRPr="00FD53A6" w:rsidRDefault="00D607F1">
      <w:pPr>
        <w:pStyle w:val="a6"/>
        <w:numPr>
          <w:ilvl w:val="0"/>
          <w:numId w:val="67"/>
        </w:numPr>
        <w:rPr>
          <w:sz w:val="20"/>
          <w:szCs w:val="20"/>
          <w:rPrChange w:id="209" w:author="성민 노" w:date="2026-09-08T15:53:00Z" w16du:dateUtc="2026-09-08T06:53:00Z">
            <w:rPr/>
          </w:rPrChange>
        </w:rPr>
        <w:pPrChange w:id="210" w:author="성민 노" w:date="2026-09-08T15:53:00Z" w16du:dateUtc="2026-09-08T06:53:00Z">
          <w:pPr/>
        </w:pPrChange>
      </w:pPr>
      <w:r w:rsidRPr="00FD53A6">
        <w:rPr>
          <w:rFonts w:hint="eastAsia"/>
          <w:sz w:val="20"/>
          <w:szCs w:val="20"/>
          <w:rPrChange w:id="211" w:author="성민 노" w:date="2026-09-08T15:53:00Z" w16du:dateUtc="2026-09-08T06:53:00Z">
            <w:rPr>
              <w:rFonts w:hint="eastAsia"/>
            </w:rPr>
          </w:rPrChange>
        </w:rPr>
        <w:t>당사자</w:t>
      </w:r>
      <w:r w:rsidRPr="00FD53A6">
        <w:rPr>
          <w:sz w:val="20"/>
          <w:szCs w:val="20"/>
          <w:rPrChange w:id="212" w:author="성민 노" w:date="2026-09-08T15:53:00Z" w16du:dateUtc="2026-09-08T06:53:00Z">
            <w:rPr/>
          </w:rPrChange>
        </w:rPr>
        <w:t xml:space="preserve"> 일방이 </w:t>
      </w:r>
      <w:r w:rsidR="00FA32BB" w:rsidRPr="00FD53A6">
        <w:rPr>
          <w:rFonts w:hint="eastAsia"/>
          <w:sz w:val="20"/>
          <w:szCs w:val="20"/>
          <w:rPrChange w:id="213" w:author="성민 노" w:date="2026-09-08T15:53:00Z" w16du:dateUtc="2026-09-08T06:53:00Z">
            <w:rPr>
              <w:rFonts w:hint="eastAsia"/>
            </w:rPr>
          </w:rPrChange>
        </w:rPr>
        <w:t>본</w:t>
      </w:r>
      <w:r w:rsidR="00FA32BB" w:rsidRPr="00FD53A6">
        <w:rPr>
          <w:sz w:val="20"/>
          <w:szCs w:val="20"/>
          <w:rPrChange w:id="214" w:author="성민 노" w:date="2026-09-08T15:53:00Z" w16du:dateUtc="2026-09-08T06:53:00Z">
            <w:rPr/>
          </w:rPrChange>
        </w:rPr>
        <w:t xml:space="preserve"> </w:t>
      </w:r>
      <w:r w:rsidR="00384AFF" w:rsidRPr="00FD53A6">
        <w:rPr>
          <w:rFonts w:hint="eastAsia"/>
          <w:sz w:val="20"/>
          <w:szCs w:val="20"/>
          <w:rPrChange w:id="215" w:author="성민 노" w:date="2026-09-08T15:53:00Z" w16du:dateUtc="2026-09-08T06:53:00Z">
            <w:rPr>
              <w:rFonts w:hint="eastAsia"/>
            </w:rPr>
          </w:rPrChange>
        </w:rPr>
        <w:t>계약</w:t>
      </w:r>
      <w:r w:rsidR="00FA32BB" w:rsidRPr="00FD53A6">
        <w:rPr>
          <w:rFonts w:hint="eastAsia"/>
          <w:sz w:val="20"/>
          <w:szCs w:val="20"/>
          <w:rPrChange w:id="216" w:author="성민 노" w:date="2026-09-08T15:53:00Z" w16du:dateUtc="2026-09-08T06:53:00Z">
            <w:rPr>
              <w:rFonts w:hint="eastAsia"/>
            </w:rPr>
          </w:rPrChange>
        </w:rPr>
        <w:t>을</w:t>
      </w:r>
      <w:r w:rsidR="00FA32BB" w:rsidRPr="00FD53A6">
        <w:rPr>
          <w:sz w:val="20"/>
          <w:szCs w:val="20"/>
          <w:rPrChange w:id="217" w:author="성민 노" w:date="2026-09-08T15:53:00Z" w16du:dateUtc="2026-09-08T06:53:00Z">
            <w:rPr/>
          </w:rPrChange>
        </w:rPr>
        <w:t xml:space="preserve"> 위반</w:t>
      </w:r>
      <w:r w:rsidRPr="00FD53A6">
        <w:rPr>
          <w:rFonts w:hint="eastAsia"/>
          <w:sz w:val="20"/>
          <w:szCs w:val="20"/>
          <w:rPrChange w:id="218" w:author="성민 노" w:date="2026-09-08T15:53:00Z" w16du:dateUtc="2026-09-08T06:53:00Z">
            <w:rPr>
              <w:rFonts w:hint="eastAsia"/>
            </w:rPr>
          </w:rPrChange>
        </w:rPr>
        <w:t>하여</w:t>
      </w:r>
      <w:r w:rsidRPr="00FD53A6">
        <w:rPr>
          <w:sz w:val="20"/>
          <w:szCs w:val="20"/>
          <w:rPrChange w:id="219" w:author="성민 노" w:date="2026-09-08T15:53:00Z" w16du:dateUtc="2026-09-08T06:53:00Z">
            <w:rPr/>
          </w:rPrChange>
        </w:rPr>
        <w:t xml:space="preserve"> 상대방에게 손해가 발생한</w:t>
      </w:r>
      <w:r w:rsidR="00FA32BB" w:rsidRPr="00FD53A6">
        <w:rPr>
          <w:rFonts w:eastAsiaTheme="minorHAnsi"/>
          <w:sz w:val="20"/>
          <w:szCs w:val="20"/>
          <w:rPrChange w:id="220" w:author="성민 노" w:date="2026-09-08T15:53:00Z" w16du:dateUtc="2026-09-08T06:53:00Z">
            <w:rPr>
              <w:rFonts w:eastAsiaTheme="minorHAnsi"/>
            </w:rPr>
          </w:rPrChange>
        </w:rPr>
        <w:t xml:space="preserve"> 경우,</w:t>
      </w:r>
      <w:r w:rsidRPr="00FD53A6">
        <w:rPr>
          <w:rFonts w:eastAsiaTheme="minorHAnsi"/>
          <w:sz w:val="20"/>
          <w:szCs w:val="20"/>
          <w:rPrChange w:id="221" w:author="성민 노" w:date="2026-09-08T15:53:00Z" w16du:dateUtc="2026-09-08T06:53:00Z">
            <w:rPr>
              <w:rFonts w:eastAsiaTheme="minorHAnsi"/>
            </w:rPr>
          </w:rPrChange>
        </w:rPr>
        <w:t xml:space="preserve"> 위반한 당사자는</w:t>
      </w:r>
      <w:r w:rsidR="00A14C36" w:rsidRPr="00FD53A6">
        <w:rPr>
          <w:rFonts w:eastAsiaTheme="minorHAnsi"/>
          <w:sz w:val="20"/>
          <w:szCs w:val="20"/>
          <w:rPrChange w:id="222" w:author="성민 노" w:date="2026-09-08T15:53:00Z" w16du:dateUtc="2026-09-08T06:53:00Z">
            <w:rPr>
              <w:rFonts w:eastAsiaTheme="minorHAnsi"/>
            </w:rPr>
          </w:rPrChange>
        </w:rPr>
        <w:t xml:space="preserve"> </w:t>
      </w:r>
      <w:r w:rsidR="00CB2C29" w:rsidRPr="00FD53A6">
        <w:rPr>
          <w:rFonts w:eastAsiaTheme="minorHAnsi" w:hint="eastAsia"/>
          <w:sz w:val="20"/>
          <w:szCs w:val="20"/>
          <w:rPrChange w:id="223" w:author="성민 노" w:date="2026-09-08T15:53:00Z" w16du:dateUtc="2026-09-08T06:53:00Z">
            <w:rPr>
              <w:rFonts w:eastAsiaTheme="minorHAnsi" w:hint="eastAsia"/>
            </w:rPr>
          </w:rPrChange>
        </w:rPr>
        <w:t>통상손해</w:t>
      </w:r>
      <w:r w:rsidR="00CB2C29" w:rsidRPr="00FD53A6">
        <w:rPr>
          <w:rFonts w:eastAsiaTheme="minorHAnsi"/>
          <w:sz w:val="20"/>
          <w:szCs w:val="20"/>
          <w:rPrChange w:id="224" w:author="성민 노" w:date="2026-09-08T15:53:00Z" w16du:dateUtc="2026-09-08T06:53:00Z">
            <w:rPr>
              <w:rFonts w:eastAsiaTheme="minorHAnsi"/>
            </w:rPr>
          </w:rPrChange>
        </w:rPr>
        <w:t xml:space="preserve"> 및 특별손해(예견가능한 경우)</w:t>
      </w:r>
      <w:r w:rsidR="00A14C36" w:rsidRPr="00FD53A6">
        <w:rPr>
          <w:rFonts w:eastAsiaTheme="minorHAnsi" w:hint="eastAsia"/>
          <w:sz w:val="20"/>
          <w:szCs w:val="20"/>
          <w:rPrChange w:id="225" w:author="성민 노" w:date="2026-09-08T15:53:00Z" w16du:dateUtc="2026-09-08T06:53:00Z">
            <w:rPr>
              <w:rFonts w:eastAsiaTheme="minorHAnsi" w:hint="eastAsia"/>
            </w:rPr>
          </w:rPrChange>
        </w:rPr>
        <w:t>로</w:t>
      </w:r>
      <w:r w:rsidR="00A14C36" w:rsidRPr="00FD53A6">
        <w:rPr>
          <w:rFonts w:eastAsiaTheme="minorHAnsi"/>
          <w:sz w:val="20"/>
          <w:szCs w:val="20"/>
          <w:rPrChange w:id="226" w:author="성민 노" w:date="2026-09-08T15:53:00Z" w16du:dateUtc="2026-09-08T06:53:00Z">
            <w:rPr>
              <w:rFonts w:eastAsiaTheme="minorHAnsi"/>
            </w:rPr>
          </w:rPrChange>
        </w:rPr>
        <w:t xml:space="preserve"> 발생한 </w:t>
      </w:r>
      <w:r w:rsidRPr="00FD53A6">
        <w:rPr>
          <w:rFonts w:eastAsiaTheme="minorHAnsi" w:hint="eastAsia"/>
          <w:sz w:val="20"/>
          <w:szCs w:val="20"/>
          <w:rPrChange w:id="227" w:author="성민 노" w:date="2026-09-08T15:53:00Z" w16du:dateUtc="2026-09-08T06:53:00Z">
            <w:rPr>
              <w:rFonts w:eastAsiaTheme="minorHAnsi" w:hint="eastAsia"/>
            </w:rPr>
          </w:rPrChange>
        </w:rPr>
        <w:t>손해</w:t>
      </w:r>
      <w:r w:rsidRPr="00FD53A6">
        <w:rPr>
          <w:rFonts w:eastAsiaTheme="minorHAnsi"/>
          <w:sz w:val="20"/>
          <w:szCs w:val="20"/>
          <w:rPrChange w:id="228" w:author="성민 노" w:date="2026-09-08T15:53:00Z" w16du:dateUtc="2026-09-08T06:53:00Z">
            <w:rPr>
              <w:rFonts w:eastAsiaTheme="minorHAnsi"/>
            </w:rPr>
          </w:rPrChange>
        </w:rPr>
        <w:t xml:space="preserve"> 전액을 </w:t>
      </w:r>
      <w:r w:rsidR="00FA32BB" w:rsidRPr="00FD53A6">
        <w:rPr>
          <w:rFonts w:eastAsiaTheme="minorHAnsi" w:hint="eastAsia"/>
          <w:sz w:val="20"/>
          <w:szCs w:val="20"/>
          <w:rPrChange w:id="229" w:author="성민 노" w:date="2026-09-08T15:53:00Z" w16du:dateUtc="2026-09-08T06:53:00Z">
            <w:rPr>
              <w:rFonts w:eastAsiaTheme="minorHAnsi" w:hint="eastAsia"/>
            </w:rPr>
          </w:rPrChange>
        </w:rPr>
        <w:t>배상하며</w:t>
      </w:r>
      <w:r w:rsidR="00FA32BB" w:rsidRPr="00FD53A6">
        <w:rPr>
          <w:rFonts w:eastAsiaTheme="minorHAnsi"/>
          <w:sz w:val="20"/>
          <w:szCs w:val="20"/>
          <w:rPrChange w:id="230" w:author="성민 노" w:date="2026-09-08T15:53:00Z" w16du:dateUtc="2026-09-08T06:53:00Z">
            <w:rPr>
              <w:rFonts w:eastAsiaTheme="minorHAnsi"/>
            </w:rPr>
          </w:rPrChange>
        </w:rPr>
        <w:t>,</w:t>
      </w:r>
      <w:r w:rsidR="00384AFF" w:rsidRPr="00FD53A6">
        <w:rPr>
          <w:sz w:val="20"/>
          <w:szCs w:val="20"/>
          <w:rPrChange w:id="231" w:author="성민 노" w:date="2026-09-08T15:53:00Z" w16du:dateUtc="2026-09-08T06:53:00Z">
            <w:rPr/>
          </w:rPrChange>
        </w:rPr>
        <w:t xml:space="preserve"> 손해배상</w:t>
      </w:r>
      <w:r w:rsidR="00B1141C" w:rsidRPr="00FD53A6">
        <w:rPr>
          <w:rFonts w:hint="eastAsia"/>
          <w:sz w:val="20"/>
          <w:szCs w:val="20"/>
          <w:rPrChange w:id="232" w:author="성민 노" w:date="2026-09-08T15:53:00Z" w16du:dateUtc="2026-09-08T06:53:00Z">
            <w:rPr>
              <w:rFonts w:hint="eastAsia"/>
            </w:rPr>
          </w:rPrChange>
        </w:rPr>
        <w:t>액</w:t>
      </w:r>
      <w:r w:rsidR="008F5FCD" w:rsidRPr="00FD53A6">
        <w:rPr>
          <w:rFonts w:hint="eastAsia"/>
          <w:sz w:val="20"/>
          <w:szCs w:val="20"/>
          <w:rPrChange w:id="233" w:author="성민 노" w:date="2026-09-08T15:53:00Z" w16du:dateUtc="2026-09-08T06:53:00Z">
            <w:rPr>
              <w:rFonts w:hint="eastAsia"/>
            </w:rPr>
          </w:rPrChange>
        </w:rPr>
        <w:t>의</w:t>
      </w:r>
      <w:r w:rsidR="008F5FCD" w:rsidRPr="00FD53A6">
        <w:rPr>
          <w:sz w:val="20"/>
          <w:szCs w:val="20"/>
          <w:rPrChange w:id="234" w:author="성민 노" w:date="2026-09-08T15:53:00Z" w16du:dateUtc="2026-09-08T06:53:00Z">
            <w:rPr/>
          </w:rPrChange>
        </w:rPr>
        <w:t xml:space="preserve"> 총 한도는 </w:t>
      </w:r>
      <w:r w:rsidR="00495B28" w:rsidRPr="00FD53A6">
        <w:rPr>
          <w:rFonts w:hint="eastAsia"/>
          <w:sz w:val="20"/>
          <w:szCs w:val="20"/>
          <w:rPrChange w:id="235" w:author="성민 노" w:date="2026-09-08T15:53:00Z" w16du:dateUtc="2026-09-08T06:53:00Z">
            <w:rPr>
              <w:rFonts w:hint="eastAsia"/>
            </w:rPr>
          </w:rPrChange>
        </w:rPr>
        <w:t>이행보증금의</w:t>
      </w:r>
      <w:r w:rsidR="00495B28" w:rsidRPr="00FD53A6">
        <w:rPr>
          <w:sz w:val="20"/>
          <w:szCs w:val="20"/>
          <w:rPrChange w:id="236" w:author="성민 노" w:date="2026-09-08T15:53:00Z" w16du:dateUtc="2026-09-08T06:53:00Z">
            <w:rPr/>
          </w:rPrChange>
        </w:rPr>
        <w:t xml:space="preserve"> 2배</w:t>
      </w:r>
      <w:r w:rsidR="008F5FCD" w:rsidRPr="00FD53A6">
        <w:rPr>
          <w:rFonts w:hint="eastAsia"/>
          <w:sz w:val="20"/>
          <w:szCs w:val="20"/>
          <w:rPrChange w:id="237" w:author="성민 노" w:date="2026-09-08T15:53:00Z" w16du:dateUtc="2026-09-08T06:53:00Z">
            <w:rPr>
              <w:rFonts w:hint="eastAsia"/>
            </w:rPr>
          </w:rPrChange>
        </w:rPr>
        <w:t>로</w:t>
      </w:r>
      <w:r w:rsidR="008F5FCD" w:rsidRPr="00FD53A6">
        <w:rPr>
          <w:sz w:val="20"/>
          <w:szCs w:val="20"/>
          <w:rPrChange w:id="238" w:author="성민 노" w:date="2026-09-08T15:53:00Z" w16du:dateUtc="2026-09-08T06:53:00Z">
            <w:rPr/>
          </w:rPrChange>
        </w:rPr>
        <w:t xml:space="preserve"> 한다.</w:t>
      </w:r>
      <w:r w:rsidR="00495B28" w:rsidRPr="00FD53A6">
        <w:rPr>
          <w:sz w:val="20"/>
          <w:szCs w:val="20"/>
          <w:rPrChange w:id="239" w:author="성민 노" w:date="2026-09-08T15:53:00Z" w16du:dateUtc="2026-09-08T06:53:00Z">
            <w:rPr/>
          </w:rPrChange>
        </w:rPr>
        <w:t xml:space="preserve"> 단, 다음 각 호의 경우에는 본 항의 한도를 적용하지 아니한다.</w:t>
      </w:r>
    </w:p>
    <w:p w14:paraId="0446AEA7" w14:textId="77777777" w:rsidR="00F80CD3" w:rsidRPr="001F611C" w:rsidRDefault="00495B28" w:rsidP="00F80CD3">
      <w:pPr>
        <w:pStyle w:val="a6"/>
        <w:numPr>
          <w:ilvl w:val="0"/>
          <w:numId w:val="62"/>
        </w:numPr>
        <w:rPr>
          <w:rFonts w:ascii="맑은 고딕" w:eastAsia="맑은 고딕" w:hAnsi="맑은 고딕" w:cs="맑은 고딕"/>
          <w:sz w:val="20"/>
          <w:szCs w:val="20"/>
        </w:rPr>
      </w:pPr>
      <w:r w:rsidRPr="001F611C">
        <w:rPr>
          <w:rFonts w:hint="eastAsia"/>
          <w:sz w:val="20"/>
          <w:szCs w:val="20"/>
        </w:rPr>
        <w:t>고의 또는 중과실</w:t>
      </w:r>
    </w:p>
    <w:p w14:paraId="52A3EAD6" w14:textId="73B0B324" w:rsidR="00F80CD3" w:rsidRPr="001F611C" w:rsidRDefault="004F524E" w:rsidP="00F80CD3">
      <w:pPr>
        <w:pStyle w:val="a6"/>
        <w:numPr>
          <w:ilvl w:val="0"/>
          <w:numId w:val="62"/>
        </w:numPr>
        <w:rPr>
          <w:rFonts w:ascii="맑은 고딕" w:eastAsia="맑은 고딕" w:hAnsi="맑은 고딕" w:cs="맑은 고딕"/>
          <w:sz w:val="20"/>
          <w:szCs w:val="20"/>
        </w:rPr>
      </w:pPr>
      <w:r w:rsidRPr="001F611C">
        <w:rPr>
          <w:rFonts w:hint="eastAsia"/>
          <w:sz w:val="20"/>
          <w:szCs w:val="20"/>
        </w:rPr>
        <w:t>고객</w:t>
      </w:r>
      <w:r w:rsidR="00E323A4" w:rsidRPr="001F611C">
        <w:rPr>
          <w:rFonts w:hint="eastAsia"/>
          <w:sz w:val="20"/>
          <w:szCs w:val="20"/>
        </w:rPr>
        <w:t>의 개인</w:t>
      </w:r>
      <w:r w:rsidRPr="001F611C">
        <w:rPr>
          <w:rFonts w:hint="eastAsia"/>
          <w:sz w:val="20"/>
          <w:szCs w:val="20"/>
        </w:rPr>
        <w:t>정보·계정정보</w:t>
      </w:r>
      <w:r w:rsidR="00495B28" w:rsidRPr="001F611C">
        <w:rPr>
          <w:rFonts w:hint="eastAsia"/>
          <w:sz w:val="20"/>
          <w:szCs w:val="20"/>
        </w:rPr>
        <w:t xml:space="preserve"> 또는 </w:t>
      </w:r>
      <w:r w:rsidRPr="001F611C">
        <w:rPr>
          <w:rFonts w:hint="eastAsia"/>
          <w:sz w:val="20"/>
          <w:szCs w:val="20"/>
        </w:rPr>
        <w:t>비밀유지</w:t>
      </w:r>
      <w:r w:rsidR="00495B28" w:rsidRPr="001F611C">
        <w:rPr>
          <w:rFonts w:hint="eastAsia"/>
          <w:sz w:val="20"/>
          <w:szCs w:val="20"/>
        </w:rPr>
        <w:t xml:space="preserve"> 의무 </w:t>
      </w:r>
      <w:r w:rsidRPr="001F611C">
        <w:rPr>
          <w:rFonts w:ascii="맑은 고딕" w:eastAsia="맑은 고딕" w:hAnsi="맑은 고딕" w:cs="맑은 고딕" w:hint="eastAsia"/>
          <w:sz w:val="20"/>
          <w:szCs w:val="20"/>
        </w:rPr>
        <w:t>위반</w:t>
      </w:r>
    </w:p>
    <w:p w14:paraId="58BB5F23" w14:textId="5BCFEC2A" w:rsidR="00495B28" w:rsidRPr="001F611C" w:rsidRDefault="00495B28" w:rsidP="00F80CD3">
      <w:pPr>
        <w:pStyle w:val="a6"/>
        <w:numPr>
          <w:ilvl w:val="0"/>
          <w:numId w:val="62"/>
        </w:numPr>
        <w:rPr>
          <w:rFonts w:ascii="맑은 고딕" w:eastAsia="맑은 고딕" w:hAnsi="맑은 고딕" w:cs="맑은 고딕"/>
          <w:sz w:val="20"/>
          <w:szCs w:val="20"/>
        </w:rPr>
      </w:pPr>
      <w:r w:rsidRPr="001F611C">
        <w:rPr>
          <w:rFonts w:ascii="맑은 고딕" w:eastAsia="맑은 고딕" w:hAnsi="맑은 고딕" w:cs="맑은 고딕" w:hint="eastAsia"/>
          <w:sz w:val="20"/>
          <w:szCs w:val="20"/>
        </w:rPr>
        <w:t>수탁인의 귀책사유로 인한 인명피해 또는 시설물의 중대한 멸실·훼손(화재를 포함한다)</w:t>
      </w:r>
    </w:p>
    <w:p w14:paraId="279CC3FE" w14:textId="39396CB9" w:rsidR="00384AFF" w:rsidRDefault="002E1CF7">
      <w:pPr>
        <w:pStyle w:val="a6"/>
        <w:numPr>
          <w:ilvl w:val="0"/>
          <w:numId w:val="67"/>
        </w:numPr>
        <w:rPr>
          <w:ins w:id="240" w:author="성민 노" w:date="2026-09-08T15:53:00Z" w16du:dateUtc="2026-09-08T06:53:00Z"/>
          <w:sz w:val="20"/>
          <w:szCs w:val="20"/>
        </w:rPr>
        <w:pPrChange w:id="241" w:author="성민 노" w:date="2026-09-08T15:53:00Z" w16du:dateUtc="2026-09-08T06:53:00Z">
          <w:pPr/>
        </w:pPrChange>
      </w:pPr>
      <w:ins w:id="242" w:author="성민 노" w:date="2026-09-08T15:54:00Z" w16du:dateUtc="2026-09-08T06:54:00Z">
        <w:r w:rsidRPr="002E1CF7">
          <w:rPr>
            <w:sz w:val="20"/>
            <w:szCs w:val="20"/>
          </w:rPr>
          <w:t>제7조에 따라 수탁인이 위탁인에게 지급·상환하여야 하는 부족액, 비용·상환금 기타 계약상 금전지급의무는 제1항의 손해배상액 한도와 별개의 금전채무로 한다.</w:t>
        </w:r>
      </w:ins>
    </w:p>
    <w:p w14:paraId="24FA4AAD" w14:textId="77777777" w:rsidR="002E1CF7" w:rsidRPr="001F611C" w:rsidRDefault="002E1CF7" w:rsidP="00384AFF">
      <w:pPr>
        <w:rPr>
          <w:sz w:val="20"/>
          <w:szCs w:val="20"/>
        </w:rPr>
      </w:pPr>
    </w:p>
    <w:p w14:paraId="65E07D52" w14:textId="2A7C4BA2" w:rsidR="00E44D5A" w:rsidRPr="001F611C" w:rsidRDefault="00E44D5A" w:rsidP="00384AFF">
      <w:pPr>
        <w:rPr>
          <w:b/>
          <w:bCs/>
          <w:sz w:val="20"/>
          <w:szCs w:val="20"/>
        </w:rPr>
      </w:pPr>
      <w:r w:rsidRPr="001F611C">
        <w:rPr>
          <w:rFonts w:hint="eastAsia"/>
          <w:b/>
          <w:bCs/>
          <w:sz w:val="20"/>
          <w:szCs w:val="20"/>
        </w:rPr>
        <w:t>제</w:t>
      </w:r>
      <w:r w:rsidR="00FA32BB" w:rsidRPr="001F611C">
        <w:rPr>
          <w:rFonts w:hint="eastAsia"/>
          <w:b/>
          <w:bCs/>
          <w:sz w:val="20"/>
          <w:szCs w:val="20"/>
        </w:rPr>
        <w:t>1</w:t>
      </w:r>
      <w:ins w:id="243" w:author="성민 노" w:date="2026-09-08T15:33:00Z" w16du:dateUtc="2026-09-08T06:33:00Z">
        <w:r w:rsidR="0008672F">
          <w:rPr>
            <w:rFonts w:hint="eastAsia"/>
            <w:b/>
            <w:bCs/>
            <w:sz w:val="20"/>
            <w:szCs w:val="20"/>
          </w:rPr>
          <w:t>6</w:t>
        </w:r>
      </w:ins>
      <w:del w:id="244" w:author="성민 노" w:date="2026-09-08T15:33:00Z" w16du:dateUtc="2026-09-08T06:33:00Z">
        <w:r w:rsidR="009F3A87" w:rsidRPr="001F611C" w:rsidDel="0008672F">
          <w:rPr>
            <w:rFonts w:hint="eastAsia"/>
            <w:b/>
            <w:bCs/>
            <w:sz w:val="20"/>
            <w:szCs w:val="20"/>
          </w:rPr>
          <w:delText>7</w:delText>
        </w:r>
      </w:del>
      <w:r w:rsidRPr="001F611C">
        <w:rPr>
          <w:rFonts w:hint="eastAsia"/>
          <w:b/>
          <w:bCs/>
          <w:sz w:val="20"/>
          <w:szCs w:val="20"/>
        </w:rPr>
        <w:t>조 (</w:t>
      </w:r>
      <w:r w:rsidR="00FA32BB" w:rsidRPr="001F611C">
        <w:rPr>
          <w:rFonts w:hint="eastAsia"/>
          <w:b/>
          <w:bCs/>
          <w:sz w:val="20"/>
          <w:szCs w:val="20"/>
        </w:rPr>
        <w:t>지연손해금</w:t>
      </w:r>
      <w:r w:rsidRPr="001F611C">
        <w:rPr>
          <w:rFonts w:hint="eastAsia"/>
          <w:b/>
          <w:bCs/>
          <w:sz w:val="20"/>
          <w:szCs w:val="20"/>
        </w:rPr>
        <w:t>)</w:t>
      </w:r>
    </w:p>
    <w:p w14:paraId="571D09AE" w14:textId="7C68C12A" w:rsidR="00E44D5A" w:rsidRPr="001F611C" w:rsidRDefault="00522919" w:rsidP="00A759F2">
      <w:pPr>
        <w:rPr>
          <w:sz w:val="20"/>
          <w:szCs w:val="20"/>
        </w:rPr>
      </w:pPr>
      <w:r w:rsidRPr="001F611C">
        <w:rPr>
          <w:rFonts w:hint="eastAsia"/>
          <w:sz w:val="20"/>
          <w:szCs w:val="20"/>
        </w:rPr>
        <w:t>수탁인</w:t>
      </w:r>
      <w:r w:rsidRPr="001F611C">
        <w:rPr>
          <w:sz w:val="20"/>
          <w:szCs w:val="20"/>
        </w:rPr>
        <w:t>이</w:t>
      </w:r>
      <w:r w:rsidR="00FA32BB" w:rsidRPr="001F611C">
        <w:rPr>
          <w:rFonts w:hint="eastAsia"/>
          <w:sz w:val="20"/>
          <w:szCs w:val="20"/>
        </w:rPr>
        <w:t xml:space="preserve"> 부족액</w:t>
      </w:r>
      <w:ins w:id="245" w:author="성민 노" w:date="2026-09-08T15:54:00Z" w16du:dateUtc="2026-09-08T06:54:00Z">
        <w:r w:rsidR="001C3F45">
          <w:rPr>
            <w:rFonts w:hint="eastAsia"/>
            <w:sz w:val="20"/>
            <w:szCs w:val="20"/>
          </w:rPr>
          <w:t>이나 본 계약에 따라 지급기한이 확정된 비용</w:t>
        </w:r>
        <w:r w:rsidR="001C3F45">
          <w:rPr>
            <w:sz w:val="20"/>
            <w:szCs w:val="20"/>
          </w:rPr>
          <w:t>·</w:t>
        </w:r>
        <w:r w:rsidR="001C3F45">
          <w:rPr>
            <w:rFonts w:hint="eastAsia"/>
            <w:sz w:val="20"/>
            <w:szCs w:val="20"/>
          </w:rPr>
          <w:t>상환금 기타 금전채무를</w:t>
        </w:r>
      </w:ins>
      <w:del w:id="246" w:author="성민 노" w:date="2026-09-08T15:54:00Z" w16du:dateUtc="2026-09-08T06:54:00Z">
        <w:r w:rsidR="00FA32BB" w:rsidRPr="001F611C" w:rsidDel="001C3F45">
          <w:rPr>
            <w:rFonts w:hint="eastAsia"/>
            <w:sz w:val="20"/>
            <w:szCs w:val="20"/>
          </w:rPr>
          <w:delText>을</w:delText>
        </w:r>
      </w:del>
      <w:r w:rsidR="00E44D5A" w:rsidRPr="001F611C">
        <w:rPr>
          <w:sz w:val="20"/>
          <w:szCs w:val="20"/>
        </w:rPr>
        <w:t xml:space="preserve"> </w:t>
      </w:r>
      <w:r w:rsidR="00012FAE" w:rsidRPr="001F611C">
        <w:rPr>
          <w:rFonts w:hint="eastAsia"/>
          <w:sz w:val="20"/>
          <w:szCs w:val="20"/>
        </w:rPr>
        <w:t>기한 내 지급하지 아니한</w:t>
      </w:r>
      <w:r w:rsidR="00E44D5A" w:rsidRPr="001F611C">
        <w:rPr>
          <w:sz w:val="20"/>
          <w:szCs w:val="20"/>
        </w:rPr>
        <w:t xml:space="preserve"> 경우, </w:t>
      </w:r>
      <w:r w:rsidRPr="001F611C">
        <w:rPr>
          <w:rFonts w:hint="eastAsia"/>
          <w:sz w:val="20"/>
          <w:szCs w:val="20"/>
        </w:rPr>
        <w:t>위탁인</w:t>
      </w:r>
      <w:r w:rsidRPr="001F611C">
        <w:rPr>
          <w:sz w:val="20"/>
          <w:szCs w:val="20"/>
        </w:rPr>
        <w:t>은</w:t>
      </w:r>
      <w:r w:rsidR="00E44D5A" w:rsidRPr="001F611C">
        <w:rPr>
          <w:sz w:val="20"/>
          <w:szCs w:val="20"/>
        </w:rPr>
        <w:t xml:space="preserve"> 지연일수에 대하여 연 12%의 비율로 계산한 </w:t>
      </w:r>
      <w:r w:rsidR="00622077" w:rsidRPr="001F611C">
        <w:rPr>
          <w:rFonts w:hint="eastAsia"/>
          <w:sz w:val="20"/>
          <w:szCs w:val="20"/>
        </w:rPr>
        <w:t>지연손해금을</w:t>
      </w:r>
      <w:r w:rsidR="00E44D5A" w:rsidRPr="001F611C">
        <w:rPr>
          <w:sz w:val="20"/>
          <w:szCs w:val="20"/>
        </w:rPr>
        <w:t xml:space="preserve"> 청구할 수 있다.</w:t>
      </w:r>
      <w:r w:rsidR="00AE77A8" w:rsidRPr="001F611C">
        <w:rPr>
          <w:rFonts w:hint="eastAsia"/>
          <w:sz w:val="20"/>
          <w:szCs w:val="20"/>
        </w:rPr>
        <w:t xml:space="preserve"> 위탁인이 제7조 제2항 제1호에 따른 용역비를 지급기한 내 지급하지 아니한 경우에도, 동일한 비율(연 </w:t>
      </w:r>
      <w:r w:rsidR="00AE77A8" w:rsidRPr="001F611C">
        <w:rPr>
          <w:rFonts w:hint="eastAsia"/>
          <w:sz w:val="20"/>
          <w:szCs w:val="20"/>
        </w:rPr>
        <w:lastRenderedPageBreak/>
        <w:t>12%)의 지연손해금을 지급한다.</w:t>
      </w:r>
    </w:p>
    <w:p w14:paraId="366E6809" w14:textId="79236545" w:rsidR="00F9412F" w:rsidRPr="001F611C" w:rsidRDefault="00F9412F" w:rsidP="00F9412F">
      <w:pPr>
        <w:rPr>
          <w:sz w:val="20"/>
          <w:szCs w:val="20"/>
        </w:rPr>
      </w:pPr>
    </w:p>
    <w:p w14:paraId="56DB60FA" w14:textId="141C7ACC" w:rsidR="00B268D1" w:rsidRPr="001F611C" w:rsidRDefault="00B268D1" w:rsidP="00F9412F">
      <w:pPr>
        <w:rPr>
          <w:b/>
          <w:bCs/>
          <w:sz w:val="20"/>
          <w:szCs w:val="20"/>
        </w:rPr>
      </w:pPr>
      <w:r w:rsidRPr="001F611C">
        <w:rPr>
          <w:rFonts w:hint="eastAsia"/>
          <w:b/>
          <w:bCs/>
          <w:sz w:val="20"/>
          <w:szCs w:val="20"/>
        </w:rPr>
        <w:t>제1</w:t>
      </w:r>
      <w:ins w:id="247" w:author="성민 노" w:date="2026-09-08T15:33:00Z" w16du:dateUtc="2026-09-08T06:33:00Z">
        <w:r w:rsidR="0008672F">
          <w:rPr>
            <w:rFonts w:hint="eastAsia"/>
            <w:b/>
            <w:bCs/>
            <w:sz w:val="20"/>
            <w:szCs w:val="20"/>
          </w:rPr>
          <w:t>7</w:t>
        </w:r>
      </w:ins>
      <w:del w:id="248" w:author="성민 노" w:date="2026-09-08T15:33:00Z" w16du:dateUtc="2026-09-08T06:33:00Z">
        <w:r w:rsidR="0024658E" w:rsidRPr="001F611C" w:rsidDel="0008672F">
          <w:rPr>
            <w:rFonts w:hint="eastAsia"/>
            <w:b/>
            <w:bCs/>
            <w:sz w:val="20"/>
            <w:szCs w:val="20"/>
          </w:rPr>
          <w:delText>8</w:delText>
        </w:r>
      </w:del>
      <w:r w:rsidRPr="001F611C">
        <w:rPr>
          <w:rFonts w:hint="eastAsia"/>
          <w:b/>
          <w:bCs/>
          <w:sz w:val="20"/>
          <w:szCs w:val="20"/>
        </w:rPr>
        <w:t>조 (계약의 성격)</w:t>
      </w:r>
    </w:p>
    <w:p w14:paraId="0B4AB1FB" w14:textId="368012A5" w:rsidR="00B268D1" w:rsidRPr="001F611C" w:rsidRDefault="00B268D1" w:rsidP="00F9412F">
      <w:pPr>
        <w:rPr>
          <w:sz w:val="20"/>
          <w:szCs w:val="20"/>
        </w:rPr>
      </w:pPr>
      <w:r w:rsidRPr="001F611C">
        <w:rPr>
          <w:rFonts w:hint="eastAsia"/>
          <w:sz w:val="20"/>
          <w:szCs w:val="20"/>
        </w:rPr>
        <w:t>본 계약은 위탁</w:t>
      </w:r>
      <w:r w:rsidR="00622077" w:rsidRPr="001F611C">
        <w:rPr>
          <w:rFonts w:hint="eastAsia"/>
          <w:sz w:val="20"/>
          <w:szCs w:val="20"/>
        </w:rPr>
        <w:t>인이</w:t>
      </w:r>
      <w:r w:rsidRPr="001F611C">
        <w:rPr>
          <w:rFonts w:hint="eastAsia"/>
          <w:sz w:val="20"/>
          <w:szCs w:val="20"/>
        </w:rPr>
        <w:t xml:space="preserve"> 제공하는 시설 및 관련 권한을 기초로 수탁</w:t>
      </w:r>
      <w:r w:rsidR="00622077" w:rsidRPr="001F611C">
        <w:rPr>
          <w:rFonts w:hint="eastAsia"/>
          <w:sz w:val="20"/>
          <w:szCs w:val="20"/>
        </w:rPr>
        <w:t>인이</w:t>
      </w:r>
      <w:r w:rsidRPr="001F611C">
        <w:rPr>
          <w:rFonts w:hint="eastAsia"/>
          <w:sz w:val="20"/>
          <w:szCs w:val="20"/>
        </w:rPr>
        <w:t xml:space="preserve"> 영업</w:t>
      </w:r>
      <w:ins w:id="249" w:author="성민 노" w:date="2026-09-08T15:55:00Z" w16du:dateUtc="2026-09-08T06:55:00Z">
        <w:r w:rsidR="00DD229E">
          <w:rPr>
            <w:rFonts w:hint="eastAsia"/>
            <w:sz w:val="20"/>
            <w:szCs w:val="20"/>
          </w:rPr>
          <w:t xml:space="preserve">장 </w:t>
        </w:r>
      </w:ins>
      <w:r w:rsidRPr="001F611C">
        <w:rPr>
          <w:rFonts w:hint="eastAsia"/>
          <w:sz w:val="20"/>
          <w:szCs w:val="20"/>
        </w:rPr>
        <w:t>운영 용역을 수행하는 위탁운영 용역계약에 해당하고, 그 법적 성질은 민법상 도</w:t>
      </w:r>
      <w:r w:rsidR="00295FD1" w:rsidRPr="001F611C">
        <w:rPr>
          <w:rFonts w:hint="eastAsia"/>
          <w:sz w:val="20"/>
          <w:szCs w:val="20"/>
        </w:rPr>
        <w:t>급</w:t>
      </w:r>
      <w:r w:rsidRPr="001F611C">
        <w:rPr>
          <w:rFonts w:hint="eastAsia"/>
          <w:sz w:val="20"/>
          <w:szCs w:val="20"/>
        </w:rPr>
        <w:t xml:space="preserve"> 또는 위임계약의 성질을 가지며, 부동산 임대차에 관한 규정은 적용되지 않는다.</w:t>
      </w:r>
      <w:r w:rsidR="009F3A87" w:rsidRPr="001F611C">
        <w:rPr>
          <w:rFonts w:hint="eastAsia"/>
          <w:sz w:val="20"/>
          <w:szCs w:val="20"/>
        </w:rPr>
        <w:t xml:space="preserve"> 다만, 강행법규가 본 계약 내용과 상충하는 경우에는 강행법규를 우선 적용한다.</w:t>
      </w:r>
    </w:p>
    <w:p w14:paraId="3ECFD985" w14:textId="77777777" w:rsidR="00B268D1" w:rsidRPr="001F611C" w:rsidRDefault="00B268D1" w:rsidP="00F9412F">
      <w:pPr>
        <w:rPr>
          <w:sz w:val="20"/>
          <w:szCs w:val="20"/>
        </w:rPr>
      </w:pPr>
    </w:p>
    <w:p w14:paraId="4D70450C" w14:textId="0B9051EA" w:rsidR="00012FAE" w:rsidRPr="001F611C" w:rsidRDefault="00012FAE" w:rsidP="00F9412F">
      <w:pPr>
        <w:rPr>
          <w:b/>
          <w:bCs/>
          <w:sz w:val="20"/>
          <w:szCs w:val="20"/>
        </w:rPr>
      </w:pPr>
      <w:r w:rsidRPr="001F611C">
        <w:rPr>
          <w:rFonts w:hint="eastAsia"/>
          <w:b/>
          <w:bCs/>
          <w:sz w:val="20"/>
          <w:szCs w:val="20"/>
        </w:rPr>
        <w:t>제</w:t>
      </w:r>
      <w:r w:rsidR="0024658E" w:rsidRPr="001F611C">
        <w:rPr>
          <w:rFonts w:hint="eastAsia"/>
          <w:b/>
          <w:bCs/>
          <w:sz w:val="20"/>
          <w:szCs w:val="20"/>
        </w:rPr>
        <w:t>1</w:t>
      </w:r>
      <w:ins w:id="250" w:author="성민 노" w:date="2026-09-08T15:34:00Z" w16du:dateUtc="2026-09-08T06:34:00Z">
        <w:r w:rsidR="0008672F">
          <w:rPr>
            <w:rFonts w:hint="eastAsia"/>
            <w:b/>
            <w:bCs/>
            <w:sz w:val="20"/>
            <w:szCs w:val="20"/>
          </w:rPr>
          <w:t>8</w:t>
        </w:r>
      </w:ins>
      <w:del w:id="251" w:author="성민 노" w:date="2026-09-08T15:34:00Z" w16du:dateUtc="2026-09-08T06:34:00Z">
        <w:r w:rsidR="0024658E" w:rsidRPr="001F611C" w:rsidDel="0008672F">
          <w:rPr>
            <w:rFonts w:hint="eastAsia"/>
            <w:b/>
            <w:bCs/>
            <w:sz w:val="20"/>
            <w:szCs w:val="20"/>
          </w:rPr>
          <w:delText>9</w:delText>
        </w:r>
      </w:del>
      <w:r w:rsidRPr="001F611C">
        <w:rPr>
          <w:rFonts w:hint="eastAsia"/>
          <w:b/>
          <w:bCs/>
          <w:sz w:val="20"/>
          <w:szCs w:val="20"/>
        </w:rPr>
        <w:t>조 (관할법원)</w:t>
      </w:r>
    </w:p>
    <w:p w14:paraId="7ADBBBB3" w14:textId="50304AB1" w:rsidR="0047516D" w:rsidRPr="001F611C" w:rsidRDefault="0047516D" w:rsidP="0047516D">
      <w:pPr>
        <w:pStyle w:val="a6"/>
        <w:numPr>
          <w:ilvl w:val="0"/>
          <w:numId w:val="41"/>
        </w:numPr>
        <w:rPr>
          <w:sz w:val="20"/>
          <w:szCs w:val="20"/>
        </w:rPr>
      </w:pPr>
      <w:r w:rsidRPr="001F611C">
        <w:rPr>
          <w:rFonts w:hint="eastAsia"/>
          <w:sz w:val="20"/>
          <w:szCs w:val="20"/>
        </w:rPr>
        <w:t>본 계약과 관련하여 분쟁이 발생한 경우, 당사자는 우선적으로 성실히 협의하여 분쟁의 해결을 도모한다.</w:t>
      </w:r>
    </w:p>
    <w:p w14:paraId="1C62DE99" w14:textId="34F40D9B" w:rsidR="00012FAE" w:rsidRPr="001F611C" w:rsidRDefault="0047516D" w:rsidP="0047516D">
      <w:pPr>
        <w:pStyle w:val="a6"/>
        <w:numPr>
          <w:ilvl w:val="0"/>
          <w:numId w:val="41"/>
        </w:numPr>
        <w:rPr>
          <w:sz w:val="20"/>
          <w:szCs w:val="20"/>
        </w:rPr>
      </w:pPr>
      <w:r w:rsidRPr="001F611C">
        <w:rPr>
          <w:rFonts w:hint="eastAsia"/>
          <w:sz w:val="20"/>
          <w:szCs w:val="20"/>
        </w:rPr>
        <w:t>협의로 분쟁이 해결되지 아니하는 경우, 서울중앙지방법원을</w:t>
      </w:r>
      <w:r w:rsidR="00012FAE" w:rsidRPr="001F611C">
        <w:rPr>
          <w:rFonts w:hint="eastAsia"/>
          <w:sz w:val="20"/>
          <w:szCs w:val="20"/>
        </w:rPr>
        <w:t xml:space="preserve"> 제1심 전속</w:t>
      </w:r>
      <w:r w:rsidRPr="001F611C">
        <w:rPr>
          <w:rFonts w:hint="eastAsia"/>
          <w:sz w:val="20"/>
          <w:szCs w:val="20"/>
        </w:rPr>
        <w:t xml:space="preserve">적 </w:t>
      </w:r>
      <w:r w:rsidR="00012FAE" w:rsidRPr="001F611C">
        <w:rPr>
          <w:rFonts w:hint="eastAsia"/>
          <w:sz w:val="20"/>
          <w:szCs w:val="20"/>
        </w:rPr>
        <w:t>관할</w:t>
      </w:r>
      <w:r w:rsidRPr="001F611C">
        <w:rPr>
          <w:rFonts w:hint="eastAsia"/>
          <w:sz w:val="20"/>
          <w:szCs w:val="20"/>
        </w:rPr>
        <w:t>법원으</w:t>
      </w:r>
      <w:r w:rsidR="00012FAE" w:rsidRPr="001F611C">
        <w:rPr>
          <w:rFonts w:hint="eastAsia"/>
          <w:sz w:val="20"/>
          <w:szCs w:val="20"/>
        </w:rPr>
        <w:t>로 한다.</w:t>
      </w:r>
    </w:p>
    <w:p w14:paraId="37BBF378" w14:textId="77777777" w:rsidR="009F3A87" w:rsidRPr="001F611C" w:rsidRDefault="009F3A87" w:rsidP="009F3A87">
      <w:pPr>
        <w:rPr>
          <w:sz w:val="20"/>
          <w:szCs w:val="20"/>
        </w:rPr>
      </w:pPr>
    </w:p>
    <w:p w14:paraId="3F0DB1F4" w14:textId="29C4AE76" w:rsidR="009F3A87" w:rsidRPr="001F611C" w:rsidRDefault="009F3A87" w:rsidP="009F3A87">
      <w:pPr>
        <w:rPr>
          <w:b/>
          <w:bCs/>
          <w:sz w:val="20"/>
          <w:szCs w:val="20"/>
        </w:rPr>
      </w:pPr>
      <w:r w:rsidRPr="001F611C">
        <w:rPr>
          <w:rFonts w:hint="eastAsia"/>
          <w:b/>
          <w:bCs/>
          <w:sz w:val="20"/>
          <w:szCs w:val="20"/>
        </w:rPr>
        <w:t>제</w:t>
      </w:r>
      <w:ins w:id="252" w:author="성민 노" w:date="2026-09-08T15:34:00Z" w16du:dateUtc="2026-09-08T06:34:00Z">
        <w:r w:rsidR="0008672F">
          <w:rPr>
            <w:rFonts w:hint="eastAsia"/>
            <w:b/>
            <w:bCs/>
            <w:sz w:val="20"/>
            <w:szCs w:val="20"/>
          </w:rPr>
          <w:t>19</w:t>
        </w:r>
      </w:ins>
      <w:del w:id="253" w:author="성민 노" w:date="2026-09-08T15:34:00Z" w16du:dateUtc="2026-09-08T06:34:00Z">
        <w:r w:rsidRPr="001F611C" w:rsidDel="0008672F">
          <w:rPr>
            <w:rFonts w:hint="eastAsia"/>
            <w:b/>
            <w:bCs/>
            <w:sz w:val="20"/>
            <w:szCs w:val="20"/>
          </w:rPr>
          <w:delText>2</w:delText>
        </w:r>
        <w:r w:rsidR="0024658E" w:rsidRPr="001F611C" w:rsidDel="0008672F">
          <w:rPr>
            <w:rFonts w:hint="eastAsia"/>
            <w:b/>
            <w:bCs/>
            <w:sz w:val="20"/>
            <w:szCs w:val="20"/>
          </w:rPr>
          <w:delText>0</w:delText>
        </w:r>
      </w:del>
      <w:r w:rsidRPr="001F611C">
        <w:rPr>
          <w:rFonts w:hint="eastAsia"/>
          <w:b/>
          <w:bCs/>
          <w:sz w:val="20"/>
          <w:szCs w:val="20"/>
        </w:rPr>
        <w:t>조 (조항의 유지)</w:t>
      </w:r>
    </w:p>
    <w:p w14:paraId="674B0E41" w14:textId="16C34B1A" w:rsidR="009F3A87" w:rsidRDefault="009F3A87" w:rsidP="003763A5">
      <w:pPr>
        <w:pStyle w:val="a6"/>
        <w:numPr>
          <w:ilvl w:val="0"/>
          <w:numId w:val="68"/>
        </w:numPr>
        <w:rPr>
          <w:ins w:id="254" w:author="성민 노" w:date="2026-09-08T16:01:00Z" w16du:dateUtc="2026-09-08T07:01:00Z"/>
          <w:rFonts w:eastAsiaTheme="minorHAnsi"/>
          <w:sz w:val="20"/>
          <w:szCs w:val="20"/>
        </w:rPr>
      </w:pPr>
      <w:r w:rsidRPr="003763A5">
        <w:rPr>
          <w:rFonts w:hint="eastAsia"/>
          <w:sz w:val="20"/>
          <w:szCs w:val="20"/>
          <w:rPrChange w:id="255" w:author="성민 노" w:date="2026-09-08T16:00:00Z" w16du:dateUtc="2026-09-08T07:00:00Z">
            <w:rPr>
              <w:rFonts w:hint="eastAsia"/>
            </w:rPr>
          </w:rPrChange>
        </w:rPr>
        <w:t>본</w:t>
      </w:r>
      <w:r w:rsidRPr="003763A5">
        <w:rPr>
          <w:sz w:val="20"/>
          <w:szCs w:val="20"/>
          <w:rPrChange w:id="256" w:author="성민 노" w:date="2026-09-08T16:00:00Z" w16du:dateUtc="2026-09-08T07:00:00Z">
            <w:rPr/>
          </w:rPrChange>
        </w:rPr>
        <w:t xml:space="preserve"> 계약이 해지</w:t>
      </w:r>
      <w:del w:id="257" w:author="성민 노" w:date="2026-09-08T17:05:00Z" w16du:dateUtc="2026-09-08T08:05:00Z">
        <w:r w:rsidRPr="003763A5" w:rsidDel="0092460E">
          <w:rPr>
            <w:rFonts w:eastAsiaTheme="minorHAnsi"/>
            <w:sz w:val="20"/>
            <w:szCs w:val="20"/>
            <w:rPrChange w:id="258" w:author="성민 노" w:date="2026-09-08T16:00:00Z" w16du:dateUtc="2026-09-08T07:00:00Z">
              <w:rPr>
                <w:rFonts w:eastAsiaTheme="minorHAnsi"/>
              </w:rPr>
            </w:rPrChange>
          </w:rPr>
          <w:delText>·</w:delText>
        </w:r>
        <w:r w:rsidRPr="003763A5" w:rsidDel="0092460E">
          <w:rPr>
            <w:rFonts w:eastAsiaTheme="minorHAnsi" w:hint="eastAsia"/>
            <w:sz w:val="20"/>
            <w:szCs w:val="20"/>
            <w:rPrChange w:id="259" w:author="성민 노" w:date="2026-09-08T16:00:00Z" w16du:dateUtc="2026-09-08T07:00:00Z">
              <w:rPr>
                <w:rFonts w:eastAsiaTheme="minorHAnsi" w:hint="eastAsia"/>
              </w:rPr>
            </w:rPrChange>
          </w:rPr>
          <w:delText>해제</w:delText>
        </w:r>
      </w:del>
      <w:r w:rsidRPr="003763A5">
        <w:rPr>
          <w:rFonts w:eastAsiaTheme="minorHAnsi" w:hint="eastAsia"/>
          <w:sz w:val="20"/>
          <w:szCs w:val="20"/>
          <w:rPrChange w:id="260" w:author="성민 노" w:date="2026-09-08T16:00:00Z" w16du:dateUtc="2026-09-08T07:00:00Z">
            <w:rPr>
              <w:rFonts w:eastAsiaTheme="minorHAnsi" w:hint="eastAsia"/>
            </w:rPr>
          </w:rPrChange>
        </w:rPr>
        <w:t>되거나</w:t>
      </w:r>
      <w:r w:rsidRPr="003763A5">
        <w:rPr>
          <w:rFonts w:eastAsiaTheme="minorHAnsi"/>
          <w:sz w:val="20"/>
          <w:szCs w:val="20"/>
          <w:rPrChange w:id="261" w:author="성민 노" w:date="2026-09-08T16:00:00Z" w16du:dateUtc="2026-09-08T07:00:00Z">
            <w:rPr>
              <w:rFonts w:eastAsiaTheme="minorHAnsi"/>
            </w:rPr>
          </w:rPrChange>
        </w:rPr>
        <w:t xml:space="preserve"> 기간 만료 등으로 종료된 경우에도, </w:t>
      </w:r>
      <w:r w:rsidRPr="003763A5">
        <w:rPr>
          <w:rFonts w:hint="eastAsia"/>
          <w:sz w:val="20"/>
          <w:szCs w:val="20"/>
          <w:rPrChange w:id="262" w:author="성민 노" w:date="2026-09-08T16:00:00Z" w16du:dateUtc="2026-09-08T07:00:00Z">
            <w:rPr>
              <w:rFonts w:hint="eastAsia"/>
            </w:rPr>
          </w:rPrChange>
        </w:rPr>
        <w:t>제</w:t>
      </w:r>
      <w:r w:rsidRPr="003763A5">
        <w:rPr>
          <w:sz w:val="20"/>
          <w:szCs w:val="20"/>
          <w:rPrChange w:id="263" w:author="성민 노" w:date="2026-09-08T16:00:00Z" w16du:dateUtc="2026-09-08T07:00:00Z">
            <w:rPr/>
          </w:rPrChange>
        </w:rPr>
        <w:t>7조</w:t>
      </w:r>
      <w:ins w:id="264" w:author="성민 노" w:date="2026-09-08T15:55:00Z" w16du:dateUtc="2026-09-08T06:55:00Z">
        <w:r w:rsidR="00D83C45" w:rsidRPr="003763A5">
          <w:rPr>
            <w:rFonts w:hint="eastAsia"/>
            <w:sz w:val="20"/>
            <w:szCs w:val="20"/>
            <w:rPrChange w:id="265" w:author="성민 노" w:date="2026-09-08T16:00:00Z" w16du:dateUtc="2026-09-08T07:00:00Z">
              <w:rPr>
                <w:rFonts w:hint="eastAsia"/>
              </w:rPr>
            </w:rPrChange>
          </w:rPr>
          <w:t>는</w:t>
        </w:r>
        <w:r w:rsidR="00D83C45" w:rsidRPr="003763A5">
          <w:rPr>
            <w:sz w:val="20"/>
            <w:szCs w:val="20"/>
            <w:rPrChange w:id="266" w:author="성민 노" w:date="2026-09-08T16:00:00Z" w16du:dateUtc="2026-09-08T07:00:00Z">
              <w:rPr/>
            </w:rPrChange>
          </w:rPr>
          <w:t xml:space="preserve"> 계약 종료일까지 발생한 매출·</w:t>
        </w:r>
        <w:r w:rsidR="00D83C45" w:rsidRPr="003763A5">
          <w:rPr>
            <w:rFonts w:hint="eastAsia"/>
            <w:sz w:val="20"/>
            <w:szCs w:val="20"/>
            <w:rPrChange w:id="267" w:author="성민 노" w:date="2026-09-08T16:00:00Z" w16du:dateUtc="2026-09-08T07:00:00Z">
              <w:rPr>
                <w:rFonts w:hint="eastAsia"/>
              </w:rPr>
            </w:rPrChange>
          </w:rPr>
          <w:t>비용</w:t>
        </w:r>
        <w:r w:rsidR="00D83C45" w:rsidRPr="003763A5">
          <w:rPr>
            <w:sz w:val="20"/>
            <w:szCs w:val="20"/>
            <w:rPrChange w:id="268" w:author="성민 노" w:date="2026-09-08T16:00:00Z" w16du:dateUtc="2026-09-08T07:00:00Z">
              <w:rPr/>
            </w:rPrChange>
          </w:rPr>
          <w:t xml:space="preserve"> 및 기타 정산에 관하여 최종 정산이 완료될 때까지</w:t>
        </w:r>
      </w:ins>
      <w:del w:id="269" w:author="성민 노" w:date="2026-09-08T15:56:00Z" w16du:dateUtc="2026-09-08T06:56:00Z">
        <w:r w:rsidRPr="003763A5" w:rsidDel="001438AF">
          <w:rPr>
            <w:sz w:val="20"/>
            <w:szCs w:val="20"/>
            <w:rPrChange w:id="270" w:author="성민 노" w:date="2026-09-08T16:00:00Z" w16du:dateUtc="2026-09-08T07:00:00Z">
              <w:rPr/>
            </w:rPrChange>
          </w:rPr>
          <w:delText xml:space="preserve"> 제2항</w:delText>
        </w:r>
      </w:del>
      <w:r w:rsidRPr="003763A5">
        <w:rPr>
          <w:sz w:val="20"/>
          <w:szCs w:val="20"/>
          <w:rPrChange w:id="271" w:author="성민 노" w:date="2026-09-08T16:00:00Z" w16du:dateUtc="2026-09-08T07:00:00Z">
            <w:rPr/>
          </w:rPrChange>
        </w:rPr>
        <w:t xml:space="preserve">, </w:t>
      </w:r>
      <w:ins w:id="272" w:author="성민 노" w:date="2026-09-08T15:56:00Z" w16du:dateUtc="2026-09-08T06:56:00Z">
        <w:r w:rsidR="001438AF" w:rsidRPr="003763A5">
          <w:rPr>
            <w:rFonts w:hint="eastAsia"/>
            <w:sz w:val="20"/>
            <w:szCs w:val="20"/>
            <w:rPrChange w:id="273" w:author="성민 노" w:date="2026-09-08T16:00:00Z" w16du:dateUtc="2026-09-08T07:00:00Z">
              <w:rPr>
                <w:rFonts w:hint="eastAsia"/>
              </w:rPr>
            </w:rPrChange>
          </w:rPr>
          <w:t>제</w:t>
        </w:r>
        <w:r w:rsidR="001438AF" w:rsidRPr="003763A5">
          <w:rPr>
            <w:sz w:val="20"/>
            <w:szCs w:val="20"/>
            <w:rPrChange w:id="274" w:author="성민 노" w:date="2026-09-08T16:00:00Z" w16du:dateUtc="2026-09-08T07:00:00Z">
              <w:rPr/>
            </w:rPrChange>
          </w:rPr>
          <w:t xml:space="preserve">8조, </w:t>
        </w:r>
      </w:ins>
      <w:r w:rsidRPr="003763A5">
        <w:rPr>
          <w:rFonts w:hint="eastAsia"/>
          <w:sz w:val="20"/>
          <w:szCs w:val="20"/>
          <w:rPrChange w:id="275" w:author="성민 노" w:date="2026-09-08T16:00:00Z" w16du:dateUtc="2026-09-08T07:00:00Z">
            <w:rPr>
              <w:rFonts w:hint="eastAsia"/>
            </w:rPr>
          </w:rPrChange>
        </w:rPr>
        <w:t>제</w:t>
      </w:r>
      <w:r w:rsidRPr="003763A5">
        <w:rPr>
          <w:sz w:val="20"/>
          <w:szCs w:val="20"/>
          <w:rPrChange w:id="276" w:author="성민 노" w:date="2026-09-08T16:00:00Z" w16du:dateUtc="2026-09-08T07:00:00Z">
            <w:rPr/>
          </w:rPrChange>
        </w:rPr>
        <w:t>9조 제1항 제</w:t>
      </w:r>
      <w:r w:rsidR="00B2035F" w:rsidRPr="003763A5">
        <w:rPr>
          <w:sz w:val="20"/>
          <w:szCs w:val="20"/>
          <w:rPrChange w:id="277" w:author="성민 노" w:date="2026-09-08T16:00:00Z" w16du:dateUtc="2026-09-08T07:00:00Z">
            <w:rPr/>
          </w:rPrChange>
        </w:rPr>
        <w:t>6</w:t>
      </w:r>
      <w:r w:rsidRPr="003763A5">
        <w:rPr>
          <w:rFonts w:hint="eastAsia"/>
          <w:sz w:val="20"/>
          <w:szCs w:val="20"/>
          <w:rPrChange w:id="278" w:author="성민 노" w:date="2026-09-08T16:00:00Z" w16du:dateUtc="2026-09-08T07:00:00Z">
            <w:rPr>
              <w:rFonts w:hint="eastAsia"/>
            </w:rPr>
          </w:rPrChange>
        </w:rPr>
        <w:t>호</w:t>
      </w:r>
      <w:r w:rsidR="00E323A4" w:rsidRPr="003763A5">
        <w:rPr>
          <w:rFonts w:hint="eastAsia"/>
          <w:sz w:val="20"/>
          <w:szCs w:val="20"/>
          <w:rPrChange w:id="279" w:author="성민 노" w:date="2026-09-08T16:00:00Z" w16du:dateUtc="2026-09-08T07:00:00Z">
            <w:rPr>
              <w:rFonts w:hint="eastAsia"/>
            </w:rPr>
          </w:rPrChange>
        </w:rPr>
        <w:t>부터</w:t>
      </w:r>
      <w:r w:rsidR="00E323A4" w:rsidRPr="003763A5">
        <w:rPr>
          <w:sz w:val="20"/>
          <w:szCs w:val="20"/>
          <w:rPrChange w:id="280" w:author="성민 노" w:date="2026-09-08T16:00:00Z" w16du:dateUtc="2026-09-08T07:00:00Z">
            <w:rPr/>
          </w:rPrChange>
        </w:rPr>
        <w:t xml:space="preserve"> 제</w:t>
      </w:r>
      <w:r w:rsidR="00DE33F4" w:rsidRPr="003763A5">
        <w:rPr>
          <w:sz w:val="20"/>
          <w:szCs w:val="20"/>
          <w:rPrChange w:id="281" w:author="성민 노" w:date="2026-09-08T16:00:00Z" w16du:dateUtc="2026-09-08T07:00:00Z">
            <w:rPr/>
          </w:rPrChange>
        </w:rPr>
        <w:t>1</w:t>
      </w:r>
      <w:ins w:id="282" w:author="성민 노" w:date="2026-09-08T15:57:00Z" w16du:dateUtc="2026-09-08T06:57:00Z">
        <w:r w:rsidR="001438AF" w:rsidRPr="003763A5">
          <w:rPr>
            <w:sz w:val="20"/>
            <w:szCs w:val="20"/>
            <w:rPrChange w:id="283" w:author="성민 노" w:date="2026-09-08T16:00:00Z" w16du:dateUtc="2026-09-08T07:00:00Z">
              <w:rPr/>
            </w:rPrChange>
          </w:rPr>
          <w:t>2</w:t>
        </w:r>
      </w:ins>
      <w:del w:id="284" w:author="성민 노" w:date="2026-09-08T15:57:00Z" w16du:dateUtc="2026-09-08T06:57:00Z">
        <w:r w:rsidR="00DE33F4" w:rsidRPr="003763A5" w:rsidDel="001438AF">
          <w:rPr>
            <w:sz w:val="20"/>
            <w:szCs w:val="20"/>
            <w:rPrChange w:id="285" w:author="성민 노" w:date="2026-09-08T16:00:00Z" w16du:dateUtc="2026-09-08T07:00:00Z">
              <w:rPr/>
            </w:rPrChange>
          </w:rPr>
          <w:delText>0</w:delText>
        </w:r>
      </w:del>
      <w:r w:rsidR="00E323A4" w:rsidRPr="003763A5">
        <w:rPr>
          <w:rFonts w:hint="eastAsia"/>
          <w:sz w:val="20"/>
          <w:szCs w:val="20"/>
          <w:rPrChange w:id="286" w:author="성민 노" w:date="2026-09-08T16:00:00Z" w16du:dateUtc="2026-09-08T07:00:00Z">
            <w:rPr>
              <w:rFonts w:hint="eastAsia"/>
            </w:rPr>
          </w:rPrChange>
        </w:rPr>
        <w:t>호까지</w:t>
      </w:r>
      <w:r w:rsidRPr="003763A5">
        <w:rPr>
          <w:sz w:val="20"/>
          <w:szCs w:val="20"/>
          <w:rPrChange w:id="287" w:author="성민 노" w:date="2026-09-08T16:00:00Z" w16du:dateUtc="2026-09-08T07:00:00Z">
            <w:rPr/>
          </w:rPrChange>
        </w:rPr>
        <w:t xml:space="preserve">, 제10조, 제12조, </w:t>
      </w:r>
      <w:ins w:id="288" w:author="성민 노" w:date="2026-09-08T15:57:00Z" w16du:dateUtc="2026-09-08T06:57:00Z">
        <w:r w:rsidR="00DB3118" w:rsidRPr="003763A5">
          <w:rPr>
            <w:rFonts w:hint="eastAsia"/>
            <w:sz w:val="20"/>
            <w:szCs w:val="20"/>
            <w:rPrChange w:id="289" w:author="성민 노" w:date="2026-09-08T16:00:00Z" w16du:dateUtc="2026-09-08T07:00:00Z">
              <w:rPr>
                <w:rFonts w:hint="eastAsia"/>
              </w:rPr>
            </w:rPrChange>
          </w:rPr>
          <w:t>제</w:t>
        </w:r>
        <w:r w:rsidR="00DB3118" w:rsidRPr="003763A5">
          <w:rPr>
            <w:sz w:val="20"/>
            <w:szCs w:val="20"/>
            <w:rPrChange w:id="290" w:author="성민 노" w:date="2026-09-08T16:00:00Z" w16du:dateUtc="2026-09-08T07:00:00Z">
              <w:rPr/>
            </w:rPrChange>
          </w:rPr>
          <w:t xml:space="preserve">13조 </w:t>
        </w:r>
      </w:ins>
      <w:ins w:id="291" w:author="성민 노" w:date="2026-09-08T15:59:00Z" w16du:dateUtc="2026-09-08T06:59:00Z">
        <w:r w:rsidR="00D171ED" w:rsidRPr="003763A5">
          <w:rPr>
            <w:rFonts w:hint="eastAsia"/>
            <w:sz w:val="20"/>
            <w:szCs w:val="20"/>
            <w:rPrChange w:id="292" w:author="성민 노" w:date="2026-09-08T16:00:00Z" w16du:dateUtc="2026-09-08T07:00:00Z">
              <w:rPr>
                <w:rFonts w:hint="eastAsia"/>
              </w:rPr>
            </w:rPrChange>
          </w:rPr>
          <w:t>제</w:t>
        </w:r>
        <w:r w:rsidR="00D171ED" w:rsidRPr="003763A5">
          <w:rPr>
            <w:sz w:val="20"/>
            <w:szCs w:val="20"/>
            <w:rPrChange w:id="293" w:author="성민 노" w:date="2026-09-08T16:00:00Z" w16du:dateUtc="2026-09-08T07:00:00Z">
              <w:rPr/>
            </w:rPrChange>
          </w:rPr>
          <w:t>4항·</w:t>
        </w:r>
        <w:r w:rsidR="00CE080F" w:rsidRPr="003763A5">
          <w:rPr>
            <w:rFonts w:hint="eastAsia"/>
            <w:sz w:val="20"/>
            <w:szCs w:val="20"/>
            <w:rPrChange w:id="294" w:author="성민 노" w:date="2026-09-08T16:00:00Z" w16du:dateUtc="2026-09-08T07:00:00Z">
              <w:rPr>
                <w:rFonts w:hint="eastAsia"/>
              </w:rPr>
            </w:rPrChange>
          </w:rPr>
          <w:t>제</w:t>
        </w:r>
        <w:r w:rsidR="00CE080F" w:rsidRPr="003763A5">
          <w:rPr>
            <w:sz w:val="20"/>
            <w:szCs w:val="20"/>
            <w:rPrChange w:id="295" w:author="성민 노" w:date="2026-09-08T16:00:00Z" w16du:dateUtc="2026-09-08T07:00:00Z">
              <w:rPr/>
            </w:rPrChange>
          </w:rPr>
          <w:t>5항·</w:t>
        </w:r>
        <w:r w:rsidR="00CE080F" w:rsidRPr="003763A5">
          <w:rPr>
            <w:rFonts w:hint="eastAsia"/>
            <w:sz w:val="20"/>
            <w:szCs w:val="20"/>
            <w:rPrChange w:id="296" w:author="성민 노" w:date="2026-09-08T16:00:00Z" w16du:dateUtc="2026-09-08T07:00:00Z">
              <w:rPr>
                <w:rFonts w:hint="eastAsia"/>
              </w:rPr>
            </w:rPrChange>
          </w:rPr>
          <w:t>제</w:t>
        </w:r>
        <w:r w:rsidR="00CE080F" w:rsidRPr="003763A5">
          <w:rPr>
            <w:sz w:val="20"/>
            <w:szCs w:val="20"/>
            <w:rPrChange w:id="297" w:author="성민 노" w:date="2026-09-08T16:00:00Z" w16du:dateUtc="2026-09-08T07:00:00Z">
              <w:rPr/>
            </w:rPrChange>
          </w:rPr>
          <w:t>7항</w:t>
        </w:r>
      </w:ins>
      <w:del w:id="298" w:author="성민 노" w:date="2026-09-08T15:59:00Z" w16du:dateUtc="2026-09-08T06:59:00Z">
        <w:r w:rsidRPr="003763A5" w:rsidDel="00CE080F">
          <w:rPr>
            <w:rFonts w:hint="eastAsia"/>
            <w:sz w:val="20"/>
            <w:szCs w:val="20"/>
            <w:rPrChange w:id="299" w:author="성민 노" w:date="2026-09-08T16:00:00Z" w16du:dateUtc="2026-09-08T07:00:00Z">
              <w:rPr>
                <w:rFonts w:hint="eastAsia"/>
              </w:rPr>
            </w:rPrChange>
          </w:rPr>
          <w:delText>제</w:delText>
        </w:r>
        <w:r w:rsidRPr="003763A5" w:rsidDel="00CE080F">
          <w:rPr>
            <w:sz w:val="20"/>
            <w:szCs w:val="20"/>
            <w:rPrChange w:id="300" w:author="성민 노" w:date="2026-09-08T16:00:00Z" w16du:dateUtc="2026-09-08T07:00:00Z">
              <w:rPr/>
            </w:rPrChange>
          </w:rPr>
          <w:delText>14조 제3항</w:delText>
        </w:r>
        <w:r w:rsidR="00E323A4" w:rsidRPr="003763A5" w:rsidDel="00CE080F">
          <w:rPr>
            <w:rFonts w:hint="eastAsia"/>
            <w:sz w:val="20"/>
            <w:szCs w:val="20"/>
            <w:rPrChange w:id="301" w:author="성민 노" w:date="2026-09-08T16:00:00Z" w16du:dateUtc="2026-09-08T07:00:00Z">
              <w:rPr>
                <w:rFonts w:hint="eastAsia"/>
              </w:rPr>
            </w:rPrChange>
          </w:rPr>
          <w:delText>부터</w:delText>
        </w:r>
        <w:r w:rsidR="00E323A4" w:rsidRPr="003763A5" w:rsidDel="00CE080F">
          <w:rPr>
            <w:sz w:val="20"/>
            <w:szCs w:val="20"/>
            <w:rPrChange w:id="302" w:author="성민 노" w:date="2026-09-08T16:00:00Z" w16du:dateUtc="2026-09-08T07:00:00Z">
              <w:rPr/>
            </w:rPrChange>
          </w:rPr>
          <w:delText xml:space="preserve"> </w:delText>
        </w:r>
        <w:r w:rsidRPr="003763A5" w:rsidDel="00CE080F">
          <w:rPr>
            <w:rFonts w:eastAsiaTheme="minorHAnsi" w:hint="eastAsia"/>
            <w:sz w:val="20"/>
            <w:szCs w:val="20"/>
            <w:rPrChange w:id="303" w:author="성민 노" w:date="2026-09-08T16:00:00Z" w16du:dateUtc="2026-09-08T07:00:00Z">
              <w:rPr>
                <w:rFonts w:eastAsiaTheme="minorHAnsi" w:hint="eastAsia"/>
              </w:rPr>
            </w:rPrChange>
          </w:rPr>
          <w:delText>제</w:delText>
        </w:r>
        <w:r w:rsidR="00135921" w:rsidRPr="003763A5" w:rsidDel="00CE080F">
          <w:rPr>
            <w:rFonts w:eastAsiaTheme="minorHAnsi"/>
            <w:sz w:val="20"/>
            <w:szCs w:val="20"/>
            <w:rPrChange w:id="304" w:author="성민 노" w:date="2026-09-08T16:00:00Z" w16du:dateUtc="2026-09-08T07:00:00Z">
              <w:rPr>
                <w:rFonts w:eastAsiaTheme="minorHAnsi"/>
              </w:rPr>
            </w:rPrChange>
          </w:rPr>
          <w:delText>4</w:delText>
        </w:r>
        <w:r w:rsidRPr="003763A5" w:rsidDel="00CE080F">
          <w:rPr>
            <w:rFonts w:eastAsiaTheme="minorHAnsi" w:hint="eastAsia"/>
            <w:sz w:val="20"/>
            <w:szCs w:val="20"/>
            <w:rPrChange w:id="305" w:author="성민 노" w:date="2026-09-08T16:00:00Z" w16du:dateUtc="2026-09-08T07:00:00Z">
              <w:rPr>
                <w:rFonts w:eastAsiaTheme="minorHAnsi" w:hint="eastAsia"/>
              </w:rPr>
            </w:rPrChange>
          </w:rPr>
          <w:delText>항</w:delText>
        </w:r>
        <w:r w:rsidR="00E323A4" w:rsidRPr="003763A5" w:rsidDel="00CE080F">
          <w:rPr>
            <w:rFonts w:eastAsiaTheme="minorHAnsi" w:hint="eastAsia"/>
            <w:sz w:val="20"/>
            <w:szCs w:val="20"/>
            <w:rPrChange w:id="306" w:author="성민 노" w:date="2026-09-08T16:00:00Z" w16du:dateUtc="2026-09-08T07:00:00Z">
              <w:rPr>
                <w:rFonts w:eastAsiaTheme="minorHAnsi" w:hint="eastAsia"/>
              </w:rPr>
            </w:rPrChange>
          </w:rPr>
          <w:delText>까지</w:delText>
        </w:r>
      </w:del>
      <w:r w:rsidRPr="003763A5">
        <w:rPr>
          <w:rFonts w:eastAsiaTheme="minorHAnsi"/>
          <w:sz w:val="20"/>
          <w:szCs w:val="20"/>
          <w:rPrChange w:id="307" w:author="성민 노" w:date="2026-09-08T16:00:00Z" w16du:dateUtc="2026-09-08T07:00:00Z">
            <w:rPr>
              <w:rFonts w:eastAsiaTheme="minorHAnsi"/>
            </w:rPr>
          </w:rPrChange>
        </w:rPr>
        <w:t>, 제1</w:t>
      </w:r>
      <w:ins w:id="308" w:author="성민 노" w:date="2026-09-08T15:59:00Z" w16du:dateUtc="2026-09-08T06:59:00Z">
        <w:r w:rsidR="00CE080F" w:rsidRPr="003763A5">
          <w:rPr>
            <w:rFonts w:eastAsiaTheme="minorHAnsi"/>
            <w:sz w:val="20"/>
            <w:szCs w:val="20"/>
            <w:rPrChange w:id="309" w:author="성민 노" w:date="2026-09-08T16:00:00Z" w16du:dateUtc="2026-09-08T07:00:00Z">
              <w:rPr>
                <w:rFonts w:eastAsiaTheme="minorHAnsi"/>
              </w:rPr>
            </w:rPrChange>
          </w:rPr>
          <w:t>5</w:t>
        </w:r>
      </w:ins>
      <w:del w:id="310" w:author="성민 노" w:date="2026-09-08T15:59:00Z" w16du:dateUtc="2026-09-08T06:59:00Z">
        <w:r w:rsidRPr="003763A5" w:rsidDel="00CE080F">
          <w:rPr>
            <w:rFonts w:eastAsiaTheme="minorHAnsi"/>
            <w:sz w:val="20"/>
            <w:szCs w:val="20"/>
            <w:rPrChange w:id="311" w:author="성민 노" w:date="2026-09-08T16:00:00Z" w16du:dateUtc="2026-09-08T07:00:00Z">
              <w:rPr>
                <w:rFonts w:eastAsiaTheme="minorHAnsi"/>
              </w:rPr>
            </w:rPrChange>
          </w:rPr>
          <w:delText>6</w:delText>
        </w:r>
      </w:del>
      <w:r w:rsidRPr="003763A5">
        <w:rPr>
          <w:rFonts w:eastAsiaTheme="minorHAnsi" w:hint="eastAsia"/>
          <w:sz w:val="20"/>
          <w:szCs w:val="20"/>
          <w:rPrChange w:id="312" w:author="성민 노" w:date="2026-09-08T16:00:00Z" w16du:dateUtc="2026-09-08T07:00:00Z">
            <w:rPr>
              <w:rFonts w:eastAsiaTheme="minorHAnsi" w:hint="eastAsia"/>
            </w:rPr>
          </w:rPrChange>
        </w:rPr>
        <w:t>조</w:t>
      </w:r>
      <w:r w:rsidRPr="003763A5">
        <w:rPr>
          <w:rFonts w:eastAsiaTheme="minorHAnsi"/>
          <w:sz w:val="20"/>
          <w:szCs w:val="20"/>
          <w:rPrChange w:id="313" w:author="성민 노" w:date="2026-09-08T16:00:00Z" w16du:dateUtc="2026-09-08T07:00:00Z">
            <w:rPr>
              <w:rFonts w:eastAsiaTheme="minorHAnsi"/>
            </w:rPr>
          </w:rPrChange>
        </w:rPr>
        <w:t>,</w:t>
      </w:r>
      <w:ins w:id="314" w:author="성민 노" w:date="2026-09-08T17:07:00Z" w16du:dateUtc="2026-09-08T08:07:00Z">
        <w:r w:rsidR="00D467F7">
          <w:rPr>
            <w:rFonts w:eastAsiaTheme="minorHAnsi" w:hint="eastAsia"/>
            <w:sz w:val="20"/>
            <w:szCs w:val="20"/>
          </w:rPr>
          <w:t xml:space="preserve"> 제16조</w:t>
        </w:r>
        <w:r w:rsidR="00B0699C">
          <w:rPr>
            <w:rFonts w:eastAsiaTheme="minorHAnsi" w:hint="eastAsia"/>
            <w:sz w:val="20"/>
            <w:szCs w:val="20"/>
          </w:rPr>
          <w:t xml:space="preserve"> 및</w:t>
        </w:r>
      </w:ins>
      <w:r w:rsidR="0024658E" w:rsidRPr="003763A5">
        <w:rPr>
          <w:rFonts w:eastAsiaTheme="minorHAnsi"/>
          <w:sz w:val="20"/>
          <w:szCs w:val="20"/>
          <w:rPrChange w:id="315" w:author="성민 노" w:date="2026-09-08T16:00:00Z" w16du:dateUtc="2026-09-08T07:00:00Z">
            <w:rPr>
              <w:rFonts w:eastAsiaTheme="minorHAnsi"/>
            </w:rPr>
          </w:rPrChange>
        </w:rPr>
        <w:t xml:space="preserve"> </w:t>
      </w:r>
      <w:r w:rsidRPr="003763A5">
        <w:rPr>
          <w:rFonts w:eastAsiaTheme="minorHAnsi" w:hint="eastAsia"/>
          <w:sz w:val="20"/>
          <w:szCs w:val="20"/>
          <w:rPrChange w:id="316" w:author="성민 노" w:date="2026-09-08T16:00:00Z" w16du:dateUtc="2026-09-08T07:00:00Z">
            <w:rPr>
              <w:rFonts w:eastAsiaTheme="minorHAnsi" w:hint="eastAsia"/>
            </w:rPr>
          </w:rPrChange>
        </w:rPr>
        <w:t>제</w:t>
      </w:r>
      <w:r w:rsidR="0024658E" w:rsidRPr="003763A5">
        <w:rPr>
          <w:rFonts w:eastAsiaTheme="minorHAnsi"/>
          <w:sz w:val="20"/>
          <w:szCs w:val="20"/>
          <w:rPrChange w:id="317" w:author="성민 노" w:date="2026-09-08T16:00:00Z" w16du:dateUtc="2026-09-08T07:00:00Z">
            <w:rPr>
              <w:rFonts w:eastAsiaTheme="minorHAnsi"/>
            </w:rPr>
          </w:rPrChange>
        </w:rPr>
        <w:t>1</w:t>
      </w:r>
      <w:ins w:id="318" w:author="성민 노" w:date="2026-09-08T15:59:00Z" w16du:dateUtc="2026-09-08T06:59:00Z">
        <w:r w:rsidR="00CE080F" w:rsidRPr="003763A5">
          <w:rPr>
            <w:rFonts w:eastAsiaTheme="minorHAnsi"/>
            <w:sz w:val="20"/>
            <w:szCs w:val="20"/>
            <w:rPrChange w:id="319" w:author="성민 노" w:date="2026-09-08T16:00:00Z" w16du:dateUtc="2026-09-08T07:00:00Z">
              <w:rPr>
                <w:rFonts w:eastAsiaTheme="minorHAnsi"/>
              </w:rPr>
            </w:rPrChange>
          </w:rPr>
          <w:t>8</w:t>
        </w:r>
      </w:ins>
      <w:del w:id="320" w:author="성민 노" w:date="2026-09-08T15:59:00Z" w16du:dateUtc="2026-09-08T06:59:00Z">
        <w:r w:rsidR="0024658E" w:rsidRPr="003763A5" w:rsidDel="00CE080F">
          <w:rPr>
            <w:rFonts w:eastAsiaTheme="minorHAnsi"/>
            <w:sz w:val="20"/>
            <w:szCs w:val="20"/>
            <w:rPrChange w:id="321" w:author="성민 노" w:date="2026-09-08T16:00:00Z" w16du:dateUtc="2026-09-08T07:00:00Z">
              <w:rPr>
                <w:rFonts w:eastAsiaTheme="minorHAnsi"/>
              </w:rPr>
            </w:rPrChange>
          </w:rPr>
          <w:delText>9</w:delText>
        </w:r>
      </w:del>
      <w:r w:rsidRPr="003763A5">
        <w:rPr>
          <w:rFonts w:eastAsiaTheme="minorHAnsi" w:hint="eastAsia"/>
          <w:sz w:val="20"/>
          <w:szCs w:val="20"/>
          <w:rPrChange w:id="322" w:author="성민 노" w:date="2026-09-08T16:00:00Z" w16du:dateUtc="2026-09-08T07:00:00Z">
            <w:rPr>
              <w:rFonts w:eastAsiaTheme="minorHAnsi" w:hint="eastAsia"/>
            </w:rPr>
          </w:rPrChange>
        </w:rPr>
        <w:t>조의</w:t>
      </w:r>
      <w:r w:rsidRPr="003763A5">
        <w:rPr>
          <w:rFonts w:eastAsiaTheme="minorHAnsi"/>
          <w:sz w:val="20"/>
          <w:szCs w:val="20"/>
          <w:rPrChange w:id="323" w:author="성민 노" w:date="2026-09-08T16:00:00Z" w16du:dateUtc="2026-09-08T07:00:00Z">
            <w:rPr>
              <w:rFonts w:eastAsiaTheme="minorHAnsi"/>
            </w:rPr>
          </w:rPrChange>
        </w:rPr>
        <w:t xml:space="preserve"> 규정은 </w:t>
      </w:r>
      <w:ins w:id="324" w:author="성민 노" w:date="2026-09-08T15:59:00Z" w16du:dateUtc="2026-09-08T06:59:00Z">
        <w:r w:rsidR="00CE080F" w:rsidRPr="003763A5">
          <w:rPr>
            <w:rFonts w:eastAsiaTheme="minorHAnsi" w:hint="eastAsia"/>
            <w:sz w:val="20"/>
            <w:szCs w:val="20"/>
            <w:rPrChange w:id="325" w:author="성민 노" w:date="2026-09-08T16:00:00Z" w16du:dateUtc="2026-09-08T07:00:00Z">
              <w:rPr>
                <w:rFonts w:eastAsiaTheme="minorHAnsi" w:hint="eastAsia"/>
              </w:rPr>
            </w:rPrChange>
          </w:rPr>
          <w:t>그</w:t>
        </w:r>
        <w:r w:rsidR="00CE080F" w:rsidRPr="003763A5">
          <w:rPr>
            <w:rFonts w:eastAsiaTheme="minorHAnsi"/>
            <w:sz w:val="20"/>
            <w:szCs w:val="20"/>
            <w:rPrChange w:id="326" w:author="성민 노" w:date="2026-09-08T16:00:00Z" w16du:dateUtc="2026-09-08T07:00:00Z">
              <w:rPr>
                <w:rFonts w:eastAsiaTheme="minorHAnsi"/>
              </w:rPr>
            </w:rPrChange>
          </w:rPr>
          <w:t xml:space="preserve"> 성질상 필요한 범위에서 </w:t>
        </w:r>
      </w:ins>
      <w:r w:rsidRPr="003763A5">
        <w:rPr>
          <w:rFonts w:eastAsiaTheme="minorHAnsi" w:hint="eastAsia"/>
          <w:sz w:val="20"/>
          <w:szCs w:val="20"/>
          <w:rPrChange w:id="327" w:author="성민 노" w:date="2026-09-08T16:00:00Z" w16du:dateUtc="2026-09-08T07:00:00Z">
            <w:rPr>
              <w:rFonts w:eastAsiaTheme="minorHAnsi" w:hint="eastAsia"/>
            </w:rPr>
          </w:rPrChange>
        </w:rPr>
        <w:t>그</w:t>
      </w:r>
      <w:r w:rsidRPr="003763A5">
        <w:rPr>
          <w:rFonts w:eastAsiaTheme="minorHAnsi"/>
          <w:sz w:val="20"/>
          <w:szCs w:val="20"/>
          <w:rPrChange w:id="328" w:author="성민 노" w:date="2026-09-08T16:00:00Z" w16du:dateUtc="2026-09-08T07:00:00Z">
            <w:rPr>
              <w:rFonts w:eastAsiaTheme="minorHAnsi"/>
            </w:rPr>
          </w:rPrChange>
        </w:rPr>
        <w:t xml:space="preserve"> 효력이 유지된다.</w:t>
      </w:r>
    </w:p>
    <w:p w14:paraId="39DB0ACE" w14:textId="6282F2BA" w:rsidR="004A7E7F" w:rsidRPr="003763A5" w:rsidRDefault="00407E23">
      <w:pPr>
        <w:pStyle w:val="a6"/>
        <w:numPr>
          <w:ilvl w:val="0"/>
          <w:numId w:val="68"/>
        </w:numPr>
        <w:rPr>
          <w:rFonts w:eastAsiaTheme="minorHAnsi"/>
          <w:sz w:val="20"/>
          <w:szCs w:val="20"/>
          <w:rPrChange w:id="329" w:author="성민 노" w:date="2026-09-08T16:00:00Z" w16du:dateUtc="2026-09-08T07:00:00Z">
            <w:rPr>
              <w:rFonts w:eastAsiaTheme="minorHAnsi"/>
            </w:rPr>
          </w:rPrChange>
        </w:rPr>
        <w:pPrChange w:id="330" w:author="성민 노" w:date="2026-09-08T16:00:00Z" w16du:dateUtc="2026-09-08T07:00:00Z">
          <w:pPr/>
        </w:pPrChange>
      </w:pPr>
      <w:ins w:id="331" w:author="성민 노" w:date="2026-09-08T16:03:00Z" w16du:dateUtc="2026-09-08T07:03:00Z">
        <w:r w:rsidRPr="00407E23">
          <w:rPr>
            <w:rFonts w:eastAsiaTheme="minorHAnsi"/>
            <w:sz w:val="20"/>
            <w:szCs w:val="20"/>
          </w:rPr>
          <w:t xml:space="preserve">본 계약은 2026년 2월 27일 체결한 「골프존 운영 위탁 용역계약서」 및 2026년 7월 22일 체결한 「골프존 운영 위탁 용역계약 부속합의서」를 </w:t>
        </w:r>
      </w:ins>
      <w:ins w:id="332" w:author="성민 노" w:date="2026-09-08T16:04:00Z" w16du:dateUtc="2026-09-08T07:04:00Z">
        <w:r w:rsidR="00B504FF" w:rsidRPr="00FB1475">
          <w:rPr>
            <w:rFonts w:eastAsiaTheme="minorHAnsi"/>
            <w:sz w:val="20"/>
            <w:szCs w:val="20"/>
            <w:highlight w:val="yellow"/>
            <w:rPrChange w:id="333" w:author="성민 노" w:date="2026-09-08T16:05:00Z" w16du:dateUtc="2026-09-08T07:05:00Z">
              <w:rPr>
                <w:rFonts w:eastAsiaTheme="minorHAnsi"/>
                <w:sz w:val="20"/>
                <w:szCs w:val="20"/>
              </w:rPr>
            </w:rPrChange>
          </w:rPr>
          <w:t>2026년 10월 1</w:t>
        </w:r>
        <w:r w:rsidR="00786F0D" w:rsidRPr="00FB1475">
          <w:rPr>
            <w:rFonts w:eastAsiaTheme="minorHAnsi" w:hint="eastAsia"/>
            <w:sz w:val="20"/>
            <w:szCs w:val="20"/>
            <w:highlight w:val="yellow"/>
            <w:rPrChange w:id="334" w:author="성민 노" w:date="2026-09-08T16:05:00Z" w16du:dateUtc="2026-09-08T07:05:00Z">
              <w:rPr>
                <w:rFonts w:eastAsiaTheme="minorHAnsi" w:hint="eastAsia"/>
                <w:sz w:val="20"/>
                <w:szCs w:val="20"/>
              </w:rPr>
            </w:rPrChange>
          </w:rPr>
          <w:t>일</w:t>
        </w:r>
        <w:r w:rsidR="00786F0D">
          <w:rPr>
            <w:rFonts w:eastAsiaTheme="minorHAnsi" w:hint="eastAsia"/>
            <w:sz w:val="20"/>
            <w:szCs w:val="20"/>
          </w:rPr>
          <w:t xml:space="preserve">부터 </w:t>
        </w:r>
      </w:ins>
      <w:ins w:id="335" w:author="성민 노" w:date="2026-09-08T16:03:00Z" w16du:dateUtc="2026-09-08T07:03:00Z">
        <w:r w:rsidRPr="00407E23">
          <w:rPr>
            <w:rFonts w:eastAsiaTheme="minorHAnsi"/>
            <w:sz w:val="20"/>
            <w:szCs w:val="20"/>
          </w:rPr>
          <w:t>대체한다. 다만, 본 계약의 효력발생일 이전에 발생한 매출·비용·미정산금, 손해배상청구권 기타 채권·채무 및 종전 계약에 따라 예치된 이행보증금은 소멸하지 아니하고 본 계약에 따라 정산·처리한다.</w:t>
        </w:r>
      </w:ins>
    </w:p>
    <w:p w14:paraId="08596D79" w14:textId="77777777" w:rsidR="00524649" w:rsidRPr="001F611C" w:rsidRDefault="00524649" w:rsidP="009F3A87">
      <w:pPr>
        <w:rPr>
          <w:sz w:val="20"/>
          <w:szCs w:val="20"/>
        </w:rPr>
      </w:pPr>
    </w:p>
    <w:p w14:paraId="6C47C0AD" w14:textId="06ABD5F4" w:rsidR="00F9412F" w:rsidRPr="001F611C" w:rsidRDefault="004E63D8" w:rsidP="00F9412F">
      <w:pPr>
        <w:rPr>
          <w:sz w:val="20"/>
          <w:szCs w:val="20"/>
        </w:rPr>
      </w:pPr>
      <w:r w:rsidRPr="001F611C">
        <w:rPr>
          <w:rFonts w:hint="eastAsia"/>
          <w:sz w:val="20"/>
          <w:szCs w:val="20"/>
        </w:rPr>
        <w:t xml:space="preserve">본 계약을 증명하기 위하여 계약 당사자 쌍방은 계약 내용을 확인한 후 각 1통씩 보관하며 </w:t>
      </w:r>
      <w:r w:rsidR="00F922D0" w:rsidRPr="001F611C">
        <w:rPr>
          <w:rFonts w:hint="eastAsia"/>
          <w:sz w:val="20"/>
          <w:szCs w:val="20"/>
        </w:rPr>
        <w:t>계약 당사자가 서명 또는 날인함으로써 그 효력이 발생한다.</w:t>
      </w:r>
    </w:p>
    <w:p w14:paraId="489030A5" w14:textId="77777777" w:rsidR="00830529" w:rsidRDefault="00830529" w:rsidP="00F9412F">
      <w:pPr>
        <w:rPr>
          <w:sz w:val="20"/>
          <w:szCs w:val="20"/>
        </w:rPr>
      </w:pPr>
    </w:p>
    <w:p w14:paraId="4CBF5985" w14:textId="43CE7DE6" w:rsidR="00A878A0" w:rsidRDefault="00A878A0" w:rsidP="00A878A0">
      <w:pPr>
        <w:jc w:val="center"/>
        <w:rPr>
          <w:sz w:val="20"/>
          <w:szCs w:val="20"/>
        </w:rPr>
      </w:pPr>
      <w:r>
        <w:rPr>
          <w:rFonts w:hint="eastAsia"/>
          <w:sz w:val="20"/>
          <w:szCs w:val="20"/>
        </w:rPr>
        <w:t>[서명 날인을 위한 여백]</w:t>
      </w:r>
    </w:p>
    <w:p w14:paraId="63C0BB84" w14:textId="77777777" w:rsidR="00A878A0" w:rsidRDefault="00A878A0">
      <w:pPr>
        <w:widowControl/>
        <w:wordWrap/>
        <w:autoSpaceDE/>
        <w:autoSpaceDN/>
        <w:rPr>
          <w:sz w:val="20"/>
          <w:szCs w:val="20"/>
        </w:rPr>
      </w:pPr>
      <w:r>
        <w:rPr>
          <w:sz w:val="20"/>
          <w:szCs w:val="20"/>
        </w:rPr>
        <w:br w:type="page"/>
      </w:r>
    </w:p>
    <w:p w14:paraId="157BC5B0" w14:textId="78937F51" w:rsidR="004E63D8" w:rsidRPr="001F611C" w:rsidRDefault="004E63D8">
      <w:pPr>
        <w:widowControl/>
        <w:wordWrap/>
        <w:autoSpaceDE/>
        <w:autoSpaceDN/>
        <w:jc w:val="center"/>
        <w:rPr>
          <w:b/>
          <w:bCs/>
          <w:sz w:val="20"/>
          <w:szCs w:val="20"/>
        </w:rPr>
        <w:pPrChange w:id="336" w:author="성민 노" w:date="2026-09-08T16:06:00Z" w16du:dateUtc="2026-09-08T07:06:00Z">
          <w:pPr>
            <w:widowControl/>
            <w:wordWrap/>
            <w:autoSpaceDE/>
            <w:autoSpaceDN/>
          </w:pPr>
        </w:pPrChange>
      </w:pPr>
      <w:r w:rsidRPr="001F611C">
        <w:rPr>
          <w:rFonts w:hint="eastAsia"/>
          <w:b/>
          <w:bCs/>
          <w:sz w:val="20"/>
          <w:szCs w:val="20"/>
        </w:rPr>
        <w:lastRenderedPageBreak/>
        <w:t>202</w:t>
      </w:r>
      <w:r w:rsidR="003A4982" w:rsidRPr="001F611C">
        <w:rPr>
          <w:rFonts w:hint="eastAsia"/>
          <w:b/>
          <w:bCs/>
          <w:sz w:val="20"/>
          <w:szCs w:val="20"/>
        </w:rPr>
        <w:t>6</w:t>
      </w:r>
      <w:r w:rsidRPr="001F611C">
        <w:rPr>
          <w:rFonts w:hint="eastAsia"/>
          <w:b/>
          <w:bCs/>
          <w:sz w:val="20"/>
          <w:szCs w:val="20"/>
        </w:rPr>
        <w:t>년</w:t>
      </w:r>
      <w:ins w:id="337" w:author="성민 노" w:date="2026-09-08T16:06:00Z" w16du:dateUtc="2026-09-08T07:06:00Z">
        <w:r w:rsidR="00187F79">
          <w:rPr>
            <w:rFonts w:hint="eastAsia"/>
            <w:b/>
            <w:bCs/>
            <w:sz w:val="20"/>
            <w:szCs w:val="20"/>
          </w:rPr>
          <w:t xml:space="preserve"> ___</w:t>
        </w:r>
      </w:ins>
      <w:ins w:id="338" w:author="성민 노" w:date="2026-09-08T16:07:00Z" w16du:dateUtc="2026-09-08T07:07:00Z">
        <w:r w:rsidR="00187F79">
          <w:rPr>
            <w:rFonts w:hint="eastAsia"/>
            <w:b/>
            <w:bCs/>
            <w:sz w:val="20"/>
            <w:szCs w:val="20"/>
          </w:rPr>
          <w:t>_</w:t>
        </w:r>
      </w:ins>
      <w:del w:id="339" w:author="성민 노" w:date="2026-09-08T16:06:00Z" w16du:dateUtc="2026-09-08T07:06:00Z">
        <w:r w:rsidRPr="001F611C" w:rsidDel="00187F79">
          <w:rPr>
            <w:rFonts w:hint="eastAsia"/>
            <w:b/>
            <w:bCs/>
            <w:sz w:val="20"/>
            <w:szCs w:val="20"/>
          </w:rPr>
          <w:delText xml:space="preserve"> </w:delText>
        </w:r>
        <w:r w:rsidR="003A4982" w:rsidRPr="001F611C" w:rsidDel="00187F79">
          <w:rPr>
            <w:rFonts w:hint="eastAsia"/>
            <w:b/>
            <w:bCs/>
            <w:sz w:val="20"/>
            <w:szCs w:val="20"/>
          </w:rPr>
          <w:delText>2</w:delText>
        </w:r>
      </w:del>
      <w:r w:rsidRPr="001F611C">
        <w:rPr>
          <w:rFonts w:hint="eastAsia"/>
          <w:b/>
          <w:bCs/>
          <w:sz w:val="20"/>
          <w:szCs w:val="20"/>
        </w:rPr>
        <w:t xml:space="preserve">월 </w:t>
      </w:r>
      <w:ins w:id="340" w:author="성민 노" w:date="2026-09-08T16:07:00Z" w16du:dateUtc="2026-09-08T07:07:00Z">
        <w:r w:rsidR="00187F79">
          <w:rPr>
            <w:rFonts w:hint="eastAsia"/>
            <w:b/>
            <w:bCs/>
            <w:sz w:val="20"/>
            <w:szCs w:val="20"/>
          </w:rPr>
          <w:t>____</w:t>
        </w:r>
      </w:ins>
      <w:del w:id="341" w:author="성민 노" w:date="2026-09-08T16:07:00Z" w16du:dateUtc="2026-09-08T07:07:00Z">
        <w:r w:rsidR="003A4982" w:rsidRPr="001F611C" w:rsidDel="00187F79">
          <w:rPr>
            <w:rFonts w:hint="eastAsia"/>
            <w:b/>
            <w:bCs/>
            <w:sz w:val="20"/>
            <w:szCs w:val="20"/>
          </w:rPr>
          <w:delText>27</w:delText>
        </w:r>
      </w:del>
      <w:r w:rsidRPr="001F611C">
        <w:rPr>
          <w:rFonts w:hint="eastAsia"/>
          <w:b/>
          <w:bCs/>
          <w:sz w:val="20"/>
          <w:szCs w:val="20"/>
        </w:rPr>
        <w:t>일</w:t>
      </w:r>
    </w:p>
    <w:p w14:paraId="35B52A1C" w14:textId="77777777" w:rsidR="00136D01" w:rsidRPr="001F611C" w:rsidRDefault="00136D01" w:rsidP="004E63D8">
      <w:pPr>
        <w:jc w:val="center"/>
        <w:rPr>
          <w:b/>
          <w:bCs/>
          <w:sz w:val="20"/>
          <w:szCs w:val="20"/>
        </w:rPr>
      </w:pPr>
    </w:p>
    <w:p w14:paraId="62C9B44D" w14:textId="76114013" w:rsidR="004E63D8" w:rsidRPr="001F611C" w:rsidRDefault="00D07CA1" w:rsidP="007A4189">
      <w:pPr>
        <w:widowControl/>
        <w:wordWrap/>
        <w:autoSpaceDE/>
        <w:autoSpaceDN/>
        <w:rPr>
          <w:b/>
          <w:bCs/>
          <w:sz w:val="20"/>
          <w:szCs w:val="20"/>
        </w:rPr>
      </w:pPr>
      <w:r w:rsidRPr="001F611C">
        <w:rPr>
          <w:rFonts w:hint="eastAsia"/>
          <w:b/>
          <w:bCs/>
          <w:sz w:val="20"/>
          <w:szCs w:val="20"/>
        </w:rPr>
        <w:t>[</w:t>
      </w:r>
      <w:r w:rsidR="0069511D" w:rsidRPr="001F611C">
        <w:rPr>
          <w:rFonts w:hint="eastAsia"/>
          <w:b/>
          <w:bCs/>
          <w:sz w:val="20"/>
          <w:szCs w:val="20"/>
        </w:rPr>
        <w:t>위탁</w:t>
      </w:r>
      <w:r w:rsidR="004E63D8" w:rsidRPr="001F611C">
        <w:rPr>
          <w:rFonts w:hint="eastAsia"/>
          <w:b/>
          <w:bCs/>
          <w:sz w:val="20"/>
          <w:szCs w:val="20"/>
        </w:rPr>
        <w:t>인</w:t>
      </w:r>
      <w:r w:rsidRPr="001F611C">
        <w:rPr>
          <w:rFonts w:hint="eastAsia"/>
          <w:b/>
          <w:bCs/>
          <w:sz w:val="20"/>
          <w:szCs w:val="20"/>
        </w:rPr>
        <w:t>]</w:t>
      </w:r>
    </w:p>
    <w:p w14:paraId="1065D7A2" w14:textId="62CFB579" w:rsidR="004E63D8" w:rsidRDefault="00A770AB" w:rsidP="004E63D8">
      <w:pPr>
        <w:rPr>
          <w:ins w:id="342" w:author="성민 노" w:date="2026-09-08T19:43:00Z" w16du:dateUtc="2026-09-08T10:43:00Z"/>
          <w:sz w:val="20"/>
          <w:szCs w:val="20"/>
        </w:rPr>
      </w:pPr>
      <w:ins w:id="343" w:author="성민 노" w:date="2026-09-08T19:43:00Z" w16du:dateUtc="2026-09-08T10:43:00Z">
        <w:r>
          <w:rPr>
            <w:rFonts w:hint="eastAsia"/>
            <w:b/>
            <w:bCs/>
            <w:sz w:val="20"/>
            <w:szCs w:val="20"/>
          </w:rPr>
          <w:t>법인명</w:t>
        </w:r>
      </w:ins>
      <w:del w:id="344" w:author="성민 노" w:date="2026-09-08T19:43:00Z" w16du:dateUtc="2026-09-08T10:43:00Z">
        <w:r w:rsidR="004E63D8" w:rsidRPr="001F611C" w:rsidDel="00A770AB">
          <w:rPr>
            <w:rFonts w:hint="eastAsia"/>
            <w:b/>
            <w:bCs/>
            <w:sz w:val="20"/>
            <w:szCs w:val="20"/>
          </w:rPr>
          <w:delText>상호</w:delText>
        </w:r>
      </w:del>
      <w:r w:rsidR="004E63D8" w:rsidRPr="001F611C">
        <w:rPr>
          <w:rFonts w:hint="eastAsia"/>
          <w:sz w:val="20"/>
          <w:szCs w:val="20"/>
        </w:rPr>
        <w:t>: 주식회사 이지벤처스</w:t>
      </w:r>
    </w:p>
    <w:p w14:paraId="16D6E72F" w14:textId="2718928F" w:rsidR="00A770AB" w:rsidRDefault="00A770AB" w:rsidP="004E63D8">
      <w:pPr>
        <w:rPr>
          <w:ins w:id="345" w:author="성민 노" w:date="2026-09-08T19:43:00Z" w16du:dateUtc="2026-09-08T10:43:00Z"/>
          <w:sz w:val="20"/>
          <w:szCs w:val="20"/>
        </w:rPr>
      </w:pPr>
      <w:ins w:id="346" w:author="성민 노" w:date="2026-09-08T19:43:00Z" w16du:dateUtc="2026-09-08T10:43:00Z">
        <w:r w:rsidRPr="00A770AB">
          <w:rPr>
            <w:rFonts w:hint="eastAsia"/>
            <w:b/>
            <w:bCs/>
            <w:sz w:val="20"/>
            <w:szCs w:val="20"/>
            <w:rPrChange w:id="347" w:author="성민 노" w:date="2026-09-08T19:43:00Z" w16du:dateUtc="2026-09-08T10:43:00Z">
              <w:rPr>
                <w:rFonts w:hint="eastAsia"/>
                <w:sz w:val="20"/>
                <w:szCs w:val="20"/>
              </w:rPr>
            </w:rPrChange>
          </w:rPr>
          <w:t>법인등록번호</w:t>
        </w:r>
        <w:r>
          <w:rPr>
            <w:rFonts w:hint="eastAsia"/>
            <w:sz w:val="20"/>
            <w:szCs w:val="20"/>
          </w:rPr>
          <w:t>: 110111-5069029</w:t>
        </w:r>
      </w:ins>
    </w:p>
    <w:p w14:paraId="56601CBA" w14:textId="2D1E28C8" w:rsidR="00AC67A7" w:rsidRDefault="00AC67A7" w:rsidP="004E63D8">
      <w:pPr>
        <w:rPr>
          <w:ins w:id="348" w:author="성민 노" w:date="2026-09-08T19:44:00Z" w16du:dateUtc="2026-09-08T10:44:00Z"/>
          <w:sz w:val="20"/>
          <w:szCs w:val="20"/>
        </w:rPr>
      </w:pPr>
      <w:ins w:id="349" w:author="성민 노" w:date="2026-09-08T19:43:00Z" w16du:dateUtc="2026-09-08T10:43:00Z">
        <w:r w:rsidRPr="00AC67A7">
          <w:rPr>
            <w:rFonts w:hint="eastAsia"/>
            <w:b/>
            <w:bCs/>
            <w:sz w:val="20"/>
            <w:szCs w:val="20"/>
            <w:rPrChange w:id="350" w:author="성민 노" w:date="2026-09-08T19:44:00Z" w16du:dateUtc="2026-09-08T10:44:00Z">
              <w:rPr>
                <w:rFonts w:hint="eastAsia"/>
                <w:sz w:val="20"/>
                <w:szCs w:val="20"/>
              </w:rPr>
            </w:rPrChange>
          </w:rPr>
          <w:t>대표자</w:t>
        </w:r>
        <w:r>
          <w:rPr>
            <w:rFonts w:hint="eastAsia"/>
            <w:sz w:val="20"/>
            <w:szCs w:val="20"/>
          </w:rPr>
          <w:t xml:space="preserve">: </w:t>
        </w:r>
      </w:ins>
      <w:ins w:id="351" w:author="성민 노" w:date="2026-09-08T19:44:00Z" w16du:dateUtc="2026-09-08T10:44:00Z">
        <w:r>
          <w:rPr>
            <w:rFonts w:hint="eastAsia"/>
            <w:sz w:val="20"/>
            <w:szCs w:val="20"/>
          </w:rPr>
          <w:t>김은주</w:t>
        </w:r>
        <w:r>
          <w:rPr>
            <w:sz w:val="20"/>
            <w:szCs w:val="20"/>
          </w:rPr>
          <w:tab/>
        </w:r>
        <w:r>
          <w:rPr>
            <w:sz w:val="20"/>
            <w:szCs w:val="20"/>
          </w:rPr>
          <w:tab/>
        </w:r>
        <w:r>
          <w:rPr>
            <w:sz w:val="20"/>
            <w:szCs w:val="20"/>
          </w:rPr>
          <w:tab/>
        </w:r>
        <w:r>
          <w:rPr>
            <w:sz w:val="20"/>
            <w:szCs w:val="20"/>
          </w:rPr>
          <w:tab/>
        </w:r>
        <w:r>
          <w:rPr>
            <w:rFonts w:hint="eastAsia"/>
            <w:sz w:val="20"/>
            <w:szCs w:val="20"/>
          </w:rPr>
          <w:t>(인)</w:t>
        </w:r>
      </w:ins>
    </w:p>
    <w:p w14:paraId="1E2BA27C" w14:textId="5A38841F" w:rsidR="00AC67A7" w:rsidRDefault="00AC67A7" w:rsidP="004E63D8">
      <w:pPr>
        <w:rPr>
          <w:ins w:id="352" w:author="성민 노" w:date="2026-09-08T19:44:00Z" w16du:dateUtc="2026-09-08T10:44:00Z"/>
          <w:sz w:val="20"/>
          <w:szCs w:val="20"/>
        </w:rPr>
      </w:pPr>
      <w:ins w:id="353" w:author="성민 노" w:date="2026-09-08T19:44:00Z" w16du:dateUtc="2026-09-08T10:44:00Z">
        <w:r w:rsidRPr="003430E0">
          <w:rPr>
            <w:rFonts w:hint="eastAsia"/>
            <w:b/>
            <w:bCs/>
            <w:sz w:val="20"/>
            <w:szCs w:val="20"/>
            <w:rPrChange w:id="354" w:author="성민 노" w:date="2026-09-08T19:47:00Z" w16du:dateUtc="2026-09-08T10:47:00Z">
              <w:rPr>
                <w:rFonts w:hint="eastAsia"/>
                <w:sz w:val="20"/>
                <w:szCs w:val="20"/>
              </w:rPr>
            </w:rPrChange>
          </w:rPr>
          <w:t>본점 주소</w:t>
        </w:r>
        <w:r>
          <w:rPr>
            <w:rFonts w:hint="eastAsia"/>
            <w:sz w:val="20"/>
            <w:szCs w:val="20"/>
          </w:rPr>
          <w:t>: 서울특별시 서초구 법원로1길 6, 1층동(서초동)</w:t>
        </w:r>
      </w:ins>
    </w:p>
    <w:p w14:paraId="53E49E89" w14:textId="067C04B9" w:rsidR="00317ACF" w:rsidRDefault="00317ACF" w:rsidP="004E63D8">
      <w:pPr>
        <w:rPr>
          <w:ins w:id="355" w:author="성민 노" w:date="2026-09-08T19:44:00Z" w16du:dateUtc="2026-09-08T10:44:00Z"/>
          <w:b/>
          <w:bCs/>
          <w:sz w:val="20"/>
          <w:szCs w:val="20"/>
        </w:rPr>
      </w:pPr>
      <w:ins w:id="356" w:author="성민 노" w:date="2026-09-08T19:44:00Z" w16du:dateUtc="2026-09-08T10:44:00Z">
        <w:r w:rsidRPr="00317ACF">
          <w:rPr>
            <w:rFonts w:hint="eastAsia"/>
            <w:b/>
            <w:bCs/>
            <w:sz w:val="20"/>
            <w:szCs w:val="20"/>
            <w:rPrChange w:id="357" w:author="성민 노" w:date="2026-09-08T19:44:00Z" w16du:dateUtc="2026-09-08T10:44:00Z">
              <w:rPr>
                <w:rFonts w:hint="eastAsia"/>
                <w:sz w:val="20"/>
                <w:szCs w:val="20"/>
              </w:rPr>
            </w:rPrChange>
          </w:rPr>
          <w:t>대상 사업장</w:t>
        </w:r>
      </w:ins>
    </w:p>
    <w:p w14:paraId="43A53C17" w14:textId="77777777" w:rsidR="00EC15A3" w:rsidRDefault="00317ACF" w:rsidP="00317ACF">
      <w:pPr>
        <w:pStyle w:val="a6"/>
        <w:numPr>
          <w:ilvl w:val="0"/>
          <w:numId w:val="69"/>
        </w:numPr>
        <w:rPr>
          <w:ins w:id="358" w:author="성민 노" w:date="2026-09-08T19:46:00Z" w16du:dateUtc="2026-09-08T10:46:00Z"/>
          <w:b/>
          <w:bCs/>
          <w:sz w:val="20"/>
          <w:szCs w:val="20"/>
        </w:rPr>
      </w:pPr>
      <w:ins w:id="359" w:author="성민 노" w:date="2026-09-08T19:44:00Z" w16du:dateUtc="2026-09-08T10:44:00Z">
        <w:r>
          <w:rPr>
            <w:rFonts w:hint="eastAsia"/>
            <w:b/>
            <w:bCs/>
            <w:sz w:val="20"/>
            <w:szCs w:val="20"/>
          </w:rPr>
          <w:t>창릉 프리미어 골프존</w:t>
        </w:r>
      </w:ins>
    </w:p>
    <w:p w14:paraId="601145EE" w14:textId="18C47410" w:rsidR="00317ACF" w:rsidRPr="00EC15A3" w:rsidRDefault="00317ACF" w:rsidP="00EC15A3">
      <w:pPr>
        <w:pStyle w:val="a6"/>
        <w:ind w:left="800"/>
        <w:rPr>
          <w:ins w:id="360" w:author="성민 노" w:date="2026-09-08T19:44:00Z" w16du:dateUtc="2026-09-08T10:44:00Z"/>
          <w:sz w:val="20"/>
          <w:szCs w:val="20"/>
          <w:rPrChange w:id="361" w:author="성민 노" w:date="2026-09-08T19:46:00Z" w16du:dateUtc="2026-09-08T10:46:00Z">
            <w:rPr>
              <w:ins w:id="362" w:author="성민 노" w:date="2026-09-08T19:44:00Z" w16du:dateUtc="2026-09-08T10:44:00Z"/>
              <w:b/>
              <w:bCs/>
              <w:sz w:val="20"/>
              <w:szCs w:val="20"/>
            </w:rPr>
          </w:rPrChange>
        </w:rPr>
        <w:pPrChange w:id="363" w:author="성민 노" w:date="2026-09-08T19:46:00Z" w16du:dateUtc="2026-09-08T10:46:00Z">
          <w:pPr>
            <w:pStyle w:val="a6"/>
            <w:numPr>
              <w:numId w:val="69"/>
            </w:numPr>
            <w:ind w:left="800" w:hanging="360"/>
          </w:pPr>
        </w:pPrChange>
      </w:pPr>
      <w:ins w:id="364" w:author="성민 노" w:date="2026-09-08T19:44:00Z" w16du:dateUtc="2026-09-08T10:44:00Z">
        <w:r w:rsidRPr="00EC15A3">
          <w:rPr>
            <w:rFonts w:hint="eastAsia"/>
            <w:sz w:val="20"/>
            <w:szCs w:val="20"/>
            <w:rPrChange w:id="365" w:author="성민 노" w:date="2026-09-08T19:46:00Z" w16du:dateUtc="2026-09-08T10:46:00Z">
              <w:rPr>
                <w:rFonts w:hint="eastAsia"/>
                <w:b/>
                <w:bCs/>
                <w:sz w:val="20"/>
                <w:szCs w:val="20"/>
              </w:rPr>
            </w:rPrChange>
          </w:rPr>
          <w:t>사업자등록번호: 552-85-02879</w:t>
        </w:r>
      </w:ins>
    </w:p>
    <w:p w14:paraId="207F0671" w14:textId="6A787082" w:rsidR="00317ACF" w:rsidRPr="00EC15A3" w:rsidRDefault="005C6DD1" w:rsidP="005C6DD1">
      <w:pPr>
        <w:pStyle w:val="a6"/>
        <w:ind w:left="800"/>
        <w:rPr>
          <w:ins w:id="366" w:author="성민 노" w:date="2026-09-08T19:45:00Z" w16du:dateUtc="2026-09-08T10:45:00Z"/>
          <w:rFonts w:hint="eastAsia"/>
          <w:sz w:val="20"/>
          <w:szCs w:val="20"/>
          <w:rPrChange w:id="367" w:author="성민 노" w:date="2026-09-08T19:46:00Z" w16du:dateUtc="2026-09-08T10:46:00Z">
            <w:rPr>
              <w:ins w:id="368" w:author="성민 노" w:date="2026-09-08T19:45:00Z" w16du:dateUtc="2026-09-08T10:45:00Z"/>
              <w:rFonts w:hint="eastAsia"/>
              <w:b/>
              <w:bCs/>
              <w:sz w:val="20"/>
              <w:szCs w:val="20"/>
            </w:rPr>
          </w:rPrChange>
        </w:rPr>
        <w:pPrChange w:id="369" w:author="성민 노" w:date="2026-09-08T19:45:00Z" w16du:dateUtc="2026-09-08T10:45:00Z">
          <w:pPr>
            <w:pStyle w:val="a6"/>
            <w:numPr>
              <w:numId w:val="69"/>
            </w:numPr>
            <w:ind w:left="800" w:hanging="360"/>
          </w:pPr>
        </w:pPrChange>
      </w:pPr>
      <w:ins w:id="370" w:author="성민 노" w:date="2026-09-08T19:45:00Z" w16du:dateUtc="2026-09-08T10:45:00Z">
        <w:r w:rsidRPr="00EC15A3">
          <w:rPr>
            <w:rFonts w:hint="eastAsia"/>
            <w:sz w:val="20"/>
            <w:szCs w:val="20"/>
            <w:rPrChange w:id="371" w:author="성민 노" w:date="2026-09-08T19:46:00Z" w16du:dateUtc="2026-09-08T10:46:00Z">
              <w:rPr>
                <w:rFonts w:hint="eastAsia"/>
                <w:b/>
                <w:bCs/>
                <w:sz w:val="20"/>
                <w:szCs w:val="20"/>
              </w:rPr>
            </w:rPrChange>
          </w:rPr>
          <w:t xml:space="preserve">주소: </w:t>
        </w:r>
      </w:ins>
      <w:ins w:id="372" w:author="성민 노" w:date="2026-09-08T19:46:00Z" w16du:dateUtc="2026-09-08T10:46:00Z">
        <w:r w:rsidR="0063060F" w:rsidRPr="00EC15A3">
          <w:rPr>
            <w:rFonts w:hint="eastAsia"/>
            <w:sz w:val="20"/>
            <w:szCs w:val="20"/>
          </w:rPr>
          <w:t>경기도 고양시 덕양구 동축로 70, 지1층 씨-에스-비1-01호 ~ 씨-에스-비1-09호(동산동, 현대프리미어캠퍼스 지축역 지식산업센터)</w:t>
        </w:r>
      </w:ins>
    </w:p>
    <w:p w14:paraId="120D7973" w14:textId="2810496C" w:rsidR="005C6DD1" w:rsidRDefault="00EC15A3" w:rsidP="00317ACF">
      <w:pPr>
        <w:pStyle w:val="a6"/>
        <w:numPr>
          <w:ilvl w:val="0"/>
          <w:numId w:val="69"/>
        </w:numPr>
        <w:rPr>
          <w:ins w:id="373" w:author="성민 노" w:date="2026-09-08T19:46:00Z" w16du:dateUtc="2026-09-08T10:46:00Z"/>
          <w:b/>
          <w:bCs/>
          <w:sz w:val="20"/>
          <w:szCs w:val="20"/>
        </w:rPr>
      </w:pPr>
      <w:ins w:id="374" w:author="성민 노" w:date="2026-09-08T19:46:00Z" w16du:dateUtc="2026-09-08T10:46:00Z">
        <w:r>
          <w:rPr>
            <w:rFonts w:hint="eastAsia"/>
            <w:b/>
            <w:bCs/>
            <w:sz w:val="20"/>
            <w:szCs w:val="20"/>
          </w:rPr>
          <w:t>힐링밥상</w:t>
        </w:r>
      </w:ins>
    </w:p>
    <w:p w14:paraId="0FC6DF49" w14:textId="5F58371E" w:rsidR="00EC15A3" w:rsidRDefault="002172EB" w:rsidP="00EC15A3">
      <w:pPr>
        <w:pStyle w:val="a6"/>
        <w:ind w:left="800"/>
        <w:rPr>
          <w:ins w:id="375" w:author="성민 노" w:date="2026-09-08T19:46:00Z" w16du:dateUtc="2026-09-08T10:46:00Z"/>
          <w:sz w:val="20"/>
          <w:szCs w:val="20"/>
        </w:rPr>
      </w:pPr>
      <w:ins w:id="376" w:author="성민 노" w:date="2026-09-08T19:46:00Z" w16du:dateUtc="2026-09-08T10:46:00Z">
        <w:r w:rsidRPr="002172EB">
          <w:rPr>
            <w:sz w:val="20"/>
            <w:szCs w:val="20"/>
            <w:rPrChange w:id="377" w:author="성민 노" w:date="2026-09-08T19:46:00Z" w16du:dateUtc="2026-09-08T10:46:00Z">
              <w:rPr>
                <w:b/>
                <w:bCs/>
                <w:sz w:val="20"/>
                <w:szCs w:val="20"/>
              </w:rPr>
            </w:rPrChange>
          </w:rPr>
          <w:t>사업자등록번호: 407-85-09403</w:t>
        </w:r>
      </w:ins>
    </w:p>
    <w:p w14:paraId="4457CB33" w14:textId="38CD8543" w:rsidR="002172EB" w:rsidRPr="002172EB" w:rsidRDefault="002172EB" w:rsidP="00EC15A3">
      <w:pPr>
        <w:pStyle w:val="a6"/>
        <w:ind w:left="800"/>
        <w:rPr>
          <w:rFonts w:hint="eastAsia"/>
          <w:sz w:val="20"/>
          <w:szCs w:val="20"/>
        </w:rPr>
        <w:pPrChange w:id="378" w:author="성민 노" w:date="2026-09-08T19:46:00Z" w16du:dateUtc="2026-09-08T10:46:00Z">
          <w:pPr/>
        </w:pPrChange>
      </w:pPr>
      <w:ins w:id="379" w:author="성민 노" w:date="2026-09-08T19:46:00Z" w16du:dateUtc="2026-09-08T10:46:00Z">
        <w:r>
          <w:rPr>
            <w:rFonts w:hint="eastAsia"/>
            <w:sz w:val="20"/>
            <w:szCs w:val="20"/>
          </w:rPr>
          <w:t xml:space="preserve">주소: </w:t>
        </w:r>
      </w:ins>
      <w:ins w:id="380" w:author="성민 노" w:date="2026-09-08T19:47:00Z" w16du:dateUtc="2026-09-08T10:47:00Z">
        <w:r w:rsidR="00773258">
          <w:rPr>
            <w:rFonts w:hint="eastAsia"/>
            <w:sz w:val="20"/>
            <w:szCs w:val="20"/>
          </w:rPr>
          <w:t xml:space="preserve">경기도 고양시 덕양구 동축로 70, </w:t>
        </w:r>
        <w:r w:rsidR="00773258" w:rsidRPr="00566012">
          <w:rPr>
            <w:sz w:val="20"/>
            <w:szCs w:val="20"/>
          </w:rPr>
          <w:t>씨-에스-비1-01-1호(동산동, 현대프리미어캠퍼스 지축역 지식산업센터)</w:t>
        </w:r>
      </w:ins>
    </w:p>
    <w:p w14:paraId="08353588" w14:textId="18C8A3E7" w:rsidR="004E63D8" w:rsidRPr="001F611C" w:rsidDel="003430E0" w:rsidRDefault="00825AB3" w:rsidP="004E63D8">
      <w:pPr>
        <w:rPr>
          <w:del w:id="381" w:author="성민 노" w:date="2026-09-08T19:47:00Z" w16du:dateUtc="2026-09-08T10:47:00Z"/>
          <w:sz w:val="20"/>
          <w:szCs w:val="20"/>
        </w:rPr>
      </w:pPr>
      <w:del w:id="382" w:author="성민 노" w:date="2026-09-08T19:47:00Z" w16du:dateUtc="2026-09-08T10:47:00Z">
        <w:r w:rsidRPr="001F611C" w:rsidDel="003430E0">
          <w:rPr>
            <w:rFonts w:hint="eastAsia"/>
            <w:b/>
            <w:bCs/>
            <w:sz w:val="20"/>
            <w:szCs w:val="20"/>
          </w:rPr>
          <w:delText>사업자</w:delText>
        </w:r>
        <w:r w:rsidR="004E63D8" w:rsidRPr="001F611C" w:rsidDel="003430E0">
          <w:rPr>
            <w:rFonts w:hint="eastAsia"/>
            <w:b/>
            <w:bCs/>
            <w:sz w:val="20"/>
            <w:szCs w:val="20"/>
          </w:rPr>
          <w:delText>등록번호</w:delText>
        </w:r>
        <w:r w:rsidR="004E63D8" w:rsidRPr="001F611C" w:rsidDel="003430E0">
          <w:rPr>
            <w:rFonts w:hint="eastAsia"/>
            <w:sz w:val="20"/>
            <w:szCs w:val="20"/>
          </w:rPr>
          <w:delText xml:space="preserve">: </w:delText>
        </w:r>
        <w:r w:rsidRPr="001F611C" w:rsidDel="003430E0">
          <w:rPr>
            <w:rFonts w:hint="eastAsia"/>
            <w:sz w:val="20"/>
            <w:szCs w:val="20"/>
          </w:rPr>
          <w:delText>264-81-10945</w:delText>
        </w:r>
      </w:del>
    </w:p>
    <w:p w14:paraId="7C6CF912" w14:textId="4EB44DB3" w:rsidR="004E63D8" w:rsidRPr="001F611C" w:rsidDel="003430E0" w:rsidRDefault="004E63D8" w:rsidP="004E63D8">
      <w:pPr>
        <w:rPr>
          <w:del w:id="383" w:author="성민 노" w:date="2026-09-08T19:47:00Z" w16du:dateUtc="2026-09-08T10:47:00Z"/>
          <w:sz w:val="20"/>
          <w:szCs w:val="20"/>
        </w:rPr>
      </w:pPr>
      <w:del w:id="384" w:author="성민 노" w:date="2026-09-08T19:47:00Z" w16du:dateUtc="2026-09-08T10:47:00Z">
        <w:r w:rsidRPr="001F611C" w:rsidDel="003430E0">
          <w:rPr>
            <w:rFonts w:hint="eastAsia"/>
            <w:b/>
            <w:bCs/>
            <w:sz w:val="20"/>
            <w:szCs w:val="20"/>
          </w:rPr>
          <w:delText>대표자</w:delText>
        </w:r>
        <w:r w:rsidRPr="001F611C" w:rsidDel="003430E0">
          <w:rPr>
            <w:rFonts w:hint="eastAsia"/>
            <w:sz w:val="20"/>
            <w:szCs w:val="20"/>
          </w:rPr>
          <w:delText>: 김은주</w:delText>
        </w:r>
        <w:r w:rsidR="00FE1D2D" w:rsidRPr="001F611C" w:rsidDel="003430E0">
          <w:rPr>
            <w:sz w:val="20"/>
            <w:szCs w:val="20"/>
          </w:rPr>
          <w:tab/>
        </w:r>
        <w:r w:rsidR="00FE1D2D" w:rsidRPr="001F611C" w:rsidDel="003430E0">
          <w:rPr>
            <w:sz w:val="20"/>
            <w:szCs w:val="20"/>
          </w:rPr>
          <w:tab/>
        </w:r>
        <w:r w:rsidR="00FE1D2D" w:rsidRPr="001F611C" w:rsidDel="003430E0">
          <w:rPr>
            <w:sz w:val="20"/>
            <w:szCs w:val="20"/>
          </w:rPr>
          <w:tab/>
        </w:r>
        <w:r w:rsidR="00FE1D2D" w:rsidRPr="001F611C" w:rsidDel="003430E0">
          <w:rPr>
            <w:sz w:val="20"/>
            <w:szCs w:val="20"/>
          </w:rPr>
          <w:tab/>
        </w:r>
        <w:r w:rsidR="00FE1D2D" w:rsidRPr="001F611C" w:rsidDel="003430E0">
          <w:rPr>
            <w:rFonts w:hint="eastAsia"/>
            <w:sz w:val="20"/>
            <w:szCs w:val="20"/>
          </w:rPr>
          <w:delText>(인)</w:delText>
        </w:r>
      </w:del>
    </w:p>
    <w:p w14:paraId="580FD70F" w14:textId="7111C59E" w:rsidR="004E63D8" w:rsidRPr="001F611C" w:rsidDel="003430E0" w:rsidRDefault="004E63D8" w:rsidP="004E63D8">
      <w:pPr>
        <w:rPr>
          <w:del w:id="385" w:author="성민 노" w:date="2026-09-08T19:47:00Z" w16du:dateUtc="2026-09-08T10:47:00Z"/>
          <w:sz w:val="20"/>
          <w:szCs w:val="20"/>
        </w:rPr>
      </w:pPr>
      <w:del w:id="386" w:author="성민 노" w:date="2026-09-08T19:47:00Z" w16du:dateUtc="2026-09-08T10:47:00Z">
        <w:r w:rsidRPr="001F611C" w:rsidDel="003430E0">
          <w:rPr>
            <w:rFonts w:hint="eastAsia"/>
            <w:b/>
            <w:bCs/>
            <w:sz w:val="20"/>
            <w:szCs w:val="20"/>
          </w:rPr>
          <w:delText>주소</w:delText>
        </w:r>
        <w:r w:rsidRPr="001F611C" w:rsidDel="003430E0">
          <w:rPr>
            <w:rFonts w:hint="eastAsia"/>
            <w:sz w:val="20"/>
            <w:szCs w:val="20"/>
          </w:rPr>
          <w:delText>: 서울특별시 서초구 법원로1길 6, 1층</w:delText>
        </w:r>
        <w:r w:rsidR="00D07CA1" w:rsidRPr="001F611C" w:rsidDel="003430E0">
          <w:rPr>
            <w:rFonts w:hint="eastAsia"/>
            <w:sz w:val="20"/>
            <w:szCs w:val="20"/>
          </w:rPr>
          <w:delText>동</w:delText>
        </w:r>
        <w:r w:rsidRPr="001F611C" w:rsidDel="003430E0">
          <w:rPr>
            <w:rFonts w:hint="eastAsia"/>
            <w:sz w:val="20"/>
            <w:szCs w:val="20"/>
          </w:rPr>
          <w:delText>(서초동)</w:delText>
        </w:r>
      </w:del>
    </w:p>
    <w:p w14:paraId="3E156346" w14:textId="77777777" w:rsidR="00022D49" w:rsidRPr="001F611C" w:rsidRDefault="00022D49" w:rsidP="004E63D8">
      <w:pPr>
        <w:rPr>
          <w:sz w:val="20"/>
          <w:szCs w:val="20"/>
        </w:rPr>
      </w:pPr>
    </w:p>
    <w:p w14:paraId="5F6EF37F" w14:textId="11E98A57" w:rsidR="004E63D8" w:rsidRPr="001F611C" w:rsidRDefault="00D07CA1" w:rsidP="004E63D8">
      <w:pPr>
        <w:rPr>
          <w:b/>
          <w:bCs/>
          <w:sz w:val="20"/>
          <w:szCs w:val="20"/>
        </w:rPr>
      </w:pPr>
      <w:r w:rsidRPr="001F611C">
        <w:rPr>
          <w:rFonts w:hint="eastAsia"/>
          <w:b/>
          <w:bCs/>
          <w:sz w:val="20"/>
          <w:szCs w:val="20"/>
        </w:rPr>
        <w:t>[</w:t>
      </w:r>
      <w:r w:rsidR="0069511D" w:rsidRPr="001F611C">
        <w:rPr>
          <w:rFonts w:hint="eastAsia"/>
          <w:b/>
          <w:bCs/>
          <w:sz w:val="20"/>
          <w:szCs w:val="20"/>
        </w:rPr>
        <w:t>수탁</w:t>
      </w:r>
      <w:r w:rsidR="004E63D8" w:rsidRPr="001F611C">
        <w:rPr>
          <w:rFonts w:hint="eastAsia"/>
          <w:b/>
          <w:bCs/>
          <w:sz w:val="20"/>
          <w:szCs w:val="20"/>
        </w:rPr>
        <w:t>인</w:t>
      </w:r>
      <w:r w:rsidRPr="001F611C">
        <w:rPr>
          <w:rFonts w:hint="eastAsia"/>
          <w:b/>
          <w:bCs/>
          <w:sz w:val="20"/>
          <w:szCs w:val="20"/>
        </w:rPr>
        <w:t>]</w:t>
      </w:r>
    </w:p>
    <w:p w14:paraId="174A79AB" w14:textId="14324FD4" w:rsidR="004E63D8" w:rsidRPr="001F611C" w:rsidRDefault="004E63D8" w:rsidP="004E63D8">
      <w:pPr>
        <w:rPr>
          <w:sz w:val="20"/>
          <w:szCs w:val="20"/>
        </w:rPr>
      </w:pPr>
      <w:r w:rsidRPr="001F611C">
        <w:rPr>
          <w:rFonts w:hint="eastAsia"/>
          <w:b/>
          <w:bCs/>
          <w:sz w:val="20"/>
          <w:szCs w:val="20"/>
        </w:rPr>
        <w:t>상호</w:t>
      </w:r>
      <w:r w:rsidRPr="001F611C">
        <w:rPr>
          <w:rFonts w:hint="eastAsia"/>
          <w:sz w:val="20"/>
          <w:szCs w:val="20"/>
        </w:rPr>
        <w:t xml:space="preserve">: </w:t>
      </w:r>
      <w:r w:rsidR="00CF26AF">
        <w:rPr>
          <w:rFonts w:hint="eastAsia"/>
          <w:sz w:val="20"/>
          <w:szCs w:val="20"/>
        </w:rPr>
        <w:t>힐링스토리</w:t>
      </w:r>
    </w:p>
    <w:p w14:paraId="1F2A5EC7" w14:textId="692D3993" w:rsidR="004E63D8" w:rsidRPr="001F611C" w:rsidRDefault="00825AB3" w:rsidP="004E63D8">
      <w:pPr>
        <w:rPr>
          <w:sz w:val="20"/>
          <w:szCs w:val="20"/>
        </w:rPr>
      </w:pPr>
      <w:r w:rsidRPr="001F611C">
        <w:rPr>
          <w:rFonts w:hint="eastAsia"/>
          <w:b/>
          <w:bCs/>
          <w:sz w:val="20"/>
          <w:szCs w:val="20"/>
        </w:rPr>
        <w:t>사업자</w:t>
      </w:r>
      <w:r w:rsidR="004E63D8" w:rsidRPr="001F611C">
        <w:rPr>
          <w:rFonts w:hint="eastAsia"/>
          <w:b/>
          <w:bCs/>
          <w:sz w:val="20"/>
          <w:szCs w:val="20"/>
        </w:rPr>
        <w:t>등록번호</w:t>
      </w:r>
      <w:r w:rsidR="004E63D8" w:rsidRPr="001F611C">
        <w:rPr>
          <w:rFonts w:hint="eastAsia"/>
          <w:sz w:val="20"/>
          <w:szCs w:val="20"/>
        </w:rPr>
        <w:t xml:space="preserve">: </w:t>
      </w:r>
      <w:r w:rsidR="00BC1A11">
        <w:rPr>
          <w:rFonts w:hint="eastAsia"/>
          <w:sz w:val="20"/>
          <w:szCs w:val="20"/>
        </w:rPr>
        <w:t>879-48-01237</w:t>
      </w:r>
    </w:p>
    <w:p w14:paraId="3782C0F9" w14:textId="37F78C02" w:rsidR="004E63D8" w:rsidRPr="001F611C" w:rsidRDefault="004E63D8" w:rsidP="004E63D8">
      <w:pPr>
        <w:rPr>
          <w:sz w:val="20"/>
          <w:szCs w:val="20"/>
        </w:rPr>
      </w:pPr>
      <w:r w:rsidRPr="001F611C">
        <w:rPr>
          <w:rFonts w:hint="eastAsia"/>
          <w:b/>
          <w:bCs/>
          <w:sz w:val="20"/>
          <w:szCs w:val="20"/>
        </w:rPr>
        <w:t>대표자</w:t>
      </w:r>
      <w:r w:rsidRPr="001F611C">
        <w:rPr>
          <w:rFonts w:hint="eastAsia"/>
          <w:sz w:val="20"/>
          <w:szCs w:val="20"/>
        </w:rPr>
        <w:t xml:space="preserve">: </w:t>
      </w:r>
      <w:r w:rsidR="005013E0">
        <w:rPr>
          <w:rFonts w:hint="eastAsia"/>
          <w:sz w:val="20"/>
          <w:szCs w:val="20"/>
        </w:rPr>
        <w:t>김형호</w:t>
      </w:r>
      <w:r w:rsidR="0069511D" w:rsidRPr="001F611C">
        <w:rPr>
          <w:sz w:val="20"/>
          <w:szCs w:val="20"/>
        </w:rPr>
        <w:tab/>
      </w:r>
      <w:r w:rsidR="0069511D" w:rsidRPr="001F611C">
        <w:rPr>
          <w:sz w:val="20"/>
          <w:szCs w:val="20"/>
        </w:rPr>
        <w:tab/>
      </w:r>
      <w:r w:rsidR="0069511D" w:rsidRPr="001F611C">
        <w:rPr>
          <w:sz w:val="20"/>
          <w:szCs w:val="20"/>
        </w:rPr>
        <w:tab/>
      </w:r>
      <w:r w:rsidR="0069511D" w:rsidRPr="001F611C">
        <w:rPr>
          <w:sz w:val="20"/>
          <w:szCs w:val="20"/>
        </w:rPr>
        <w:tab/>
      </w:r>
      <w:r w:rsidR="00FE1D2D" w:rsidRPr="001F611C">
        <w:rPr>
          <w:rFonts w:hint="eastAsia"/>
          <w:sz w:val="20"/>
          <w:szCs w:val="20"/>
        </w:rPr>
        <w:t>(인)</w:t>
      </w:r>
    </w:p>
    <w:p w14:paraId="2E31F1A4" w14:textId="0336D28E" w:rsidR="004E63D8" w:rsidRPr="001F611C" w:rsidRDefault="004E63D8" w:rsidP="004E63D8">
      <w:pPr>
        <w:rPr>
          <w:sz w:val="20"/>
          <w:szCs w:val="20"/>
        </w:rPr>
      </w:pPr>
      <w:r w:rsidRPr="001F611C">
        <w:rPr>
          <w:rFonts w:hint="eastAsia"/>
          <w:b/>
          <w:bCs/>
          <w:sz w:val="20"/>
          <w:szCs w:val="20"/>
        </w:rPr>
        <w:t>주소</w:t>
      </w:r>
      <w:r w:rsidRPr="001F611C">
        <w:rPr>
          <w:rFonts w:hint="eastAsia"/>
          <w:sz w:val="20"/>
          <w:szCs w:val="20"/>
        </w:rPr>
        <w:t xml:space="preserve">: </w:t>
      </w:r>
      <w:r w:rsidR="00BC1A11">
        <w:rPr>
          <w:rFonts w:hint="eastAsia"/>
          <w:sz w:val="20"/>
          <w:szCs w:val="20"/>
        </w:rPr>
        <w:t>경기도 고양시 덕양구 동축로 70, 씨-에스-비1-01-1</w:t>
      </w:r>
      <w:r w:rsidR="00C05A57">
        <w:rPr>
          <w:rFonts w:hint="eastAsia"/>
          <w:sz w:val="20"/>
          <w:szCs w:val="20"/>
        </w:rPr>
        <w:t>호(동산동, 현대프리미어캠퍼스지축역 지식산업센터)</w:t>
      </w:r>
    </w:p>
    <w:p w14:paraId="02FEB3CD" w14:textId="1B6464D5" w:rsidR="00C33329" w:rsidRPr="001F611C" w:rsidRDefault="00D10AD0" w:rsidP="0016537B">
      <w:pPr>
        <w:widowControl/>
        <w:wordWrap/>
        <w:autoSpaceDE/>
        <w:autoSpaceDN/>
        <w:rPr>
          <w:b/>
          <w:bCs/>
          <w:sz w:val="28"/>
          <w:szCs w:val="28"/>
        </w:rPr>
      </w:pPr>
      <w:r w:rsidRPr="001F611C">
        <w:rPr>
          <w:b/>
          <w:bCs/>
          <w:sz w:val="28"/>
          <w:szCs w:val="28"/>
        </w:rPr>
        <w:br w:type="page"/>
      </w:r>
      <w:r w:rsidR="00C33329" w:rsidRPr="001F611C">
        <w:rPr>
          <w:rFonts w:hint="eastAsia"/>
          <w:b/>
          <w:bCs/>
          <w:sz w:val="28"/>
          <w:szCs w:val="28"/>
        </w:rPr>
        <w:lastRenderedPageBreak/>
        <w:t>별첨 1. 시설물 상태 확인서</w:t>
      </w:r>
    </w:p>
    <w:p w14:paraId="2CC6A791" w14:textId="1B9EF62F" w:rsidR="00504475" w:rsidRPr="001F611C" w:rsidRDefault="00504475" w:rsidP="00B66CD5">
      <w:pPr>
        <w:rPr>
          <w:b/>
          <w:bCs/>
          <w:sz w:val="20"/>
          <w:szCs w:val="20"/>
        </w:rPr>
      </w:pPr>
    </w:p>
    <w:p w14:paraId="3B874585" w14:textId="17478A25" w:rsidR="00C33329" w:rsidRPr="001F611C" w:rsidRDefault="00C33329" w:rsidP="00B66CD5">
      <w:pPr>
        <w:rPr>
          <w:b/>
          <w:bCs/>
          <w:sz w:val="20"/>
          <w:szCs w:val="20"/>
        </w:rPr>
      </w:pPr>
      <w:r w:rsidRPr="001F611C">
        <w:rPr>
          <w:rFonts w:hint="eastAsia"/>
          <w:b/>
          <w:bCs/>
          <w:sz w:val="20"/>
          <w:szCs w:val="20"/>
        </w:rPr>
        <w:t>1. 작성 목적</w:t>
      </w:r>
    </w:p>
    <w:p w14:paraId="3A0EE67B" w14:textId="26E53F50" w:rsidR="00C33329" w:rsidRPr="001F611C" w:rsidRDefault="00C33329" w:rsidP="00B66CD5">
      <w:pPr>
        <w:rPr>
          <w:rFonts w:eastAsiaTheme="minorHAnsi"/>
          <w:sz w:val="20"/>
          <w:szCs w:val="20"/>
        </w:rPr>
      </w:pPr>
      <w:r w:rsidRPr="001F611C">
        <w:rPr>
          <w:rFonts w:hint="eastAsia"/>
          <w:sz w:val="20"/>
          <w:szCs w:val="20"/>
        </w:rPr>
        <w:t xml:space="preserve">본 확인서는 </w:t>
      </w:r>
      <w:ins w:id="387" w:author="성민 노" w:date="2026-09-08T17:00:00Z" w16du:dateUtc="2026-09-08T08:00:00Z">
        <w:r w:rsidR="00F1730F">
          <w:rPr>
            <w:rFonts w:hint="eastAsia"/>
            <w:sz w:val="20"/>
            <w:szCs w:val="20"/>
          </w:rPr>
          <w:t>2026년 2월 2</w:t>
        </w:r>
      </w:ins>
      <w:ins w:id="388" w:author="성민 노" w:date="2026-09-08T17:01:00Z" w16du:dateUtc="2026-09-08T08:01:00Z">
        <w:r w:rsidR="00F1730F">
          <w:rPr>
            <w:rFonts w:hint="eastAsia"/>
            <w:sz w:val="20"/>
            <w:szCs w:val="20"/>
          </w:rPr>
          <w:t xml:space="preserve">7일 체결한 종전 </w:t>
        </w:r>
      </w:ins>
      <w:r w:rsidR="00825AB3" w:rsidRPr="001F611C">
        <w:rPr>
          <w:rFonts w:hint="eastAsia"/>
          <w:sz w:val="20"/>
          <w:szCs w:val="20"/>
        </w:rPr>
        <w:t>골프존 운영 위탁 용역</w:t>
      </w:r>
      <w:r w:rsidRPr="001F611C">
        <w:rPr>
          <w:rFonts w:hint="eastAsia"/>
          <w:sz w:val="20"/>
          <w:szCs w:val="20"/>
        </w:rPr>
        <w:t>계약</w:t>
      </w:r>
      <w:del w:id="389" w:author="성민 노" w:date="2026-09-08T17:01:00Z" w16du:dateUtc="2026-09-08T08:01:00Z">
        <w:r w:rsidRPr="001F611C" w:rsidDel="00121CD2">
          <w:rPr>
            <w:rFonts w:hint="eastAsia"/>
            <w:sz w:val="20"/>
            <w:szCs w:val="20"/>
          </w:rPr>
          <w:delText>(202</w:delText>
        </w:r>
        <w:r w:rsidR="001F1A94" w:rsidRPr="001F611C" w:rsidDel="00121CD2">
          <w:rPr>
            <w:rFonts w:hint="eastAsia"/>
            <w:sz w:val="20"/>
            <w:szCs w:val="20"/>
          </w:rPr>
          <w:delText>6</w:delText>
        </w:r>
        <w:r w:rsidRPr="001F611C" w:rsidDel="00121CD2">
          <w:rPr>
            <w:rFonts w:hint="eastAsia"/>
            <w:sz w:val="20"/>
            <w:szCs w:val="20"/>
          </w:rPr>
          <w:delText xml:space="preserve">년 </w:delText>
        </w:r>
        <w:r w:rsidR="001F1A94" w:rsidRPr="001F611C" w:rsidDel="00121CD2">
          <w:rPr>
            <w:rFonts w:hint="eastAsia"/>
            <w:sz w:val="20"/>
            <w:szCs w:val="20"/>
          </w:rPr>
          <w:delText>2</w:delText>
        </w:r>
        <w:r w:rsidRPr="001F611C" w:rsidDel="00121CD2">
          <w:rPr>
            <w:rFonts w:hint="eastAsia"/>
            <w:sz w:val="20"/>
            <w:szCs w:val="20"/>
          </w:rPr>
          <w:delText xml:space="preserve">월 </w:delText>
        </w:r>
        <w:r w:rsidR="001F1A94" w:rsidRPr="001F611C" w:rsidDel="00121CD2">
          <w:rPr>
            <w:rFonts w:hint="eastAsia"/>
            <w:sz w:val="20"/>
            <w:szCs w:val="20"/>
          </w:rPr>
          <w:delText>27</w:delText>
        </w:r>
        <w:r w:rsidRPr="001F611C" w:rsidDel="00121CD2">
          <w:rPr>
            <w:rFonts w:hint="eastAsia"/>
            <w:sz w:val="20"/>
            <w:szCs w:val="20"/>
          </w:rPr>
          <w:delText>일 체결)</w:delText>
        </w:r>
      </w:del>
      <w:r w:rsidRPr="001F611C">
        <w:rPr>
          <w:rFonts w:hint="eastAsia"/>
          <w:sz w:val="20"/>
          <w:szCs w:val="20"/>
        </w:rPr>
        <w:t xml:space="preserve"> 당시 </w:t>
      </w:r>
      <w:r w:rsidR="00522919" w:rsidRPr="001F611C">
        <w:rPr>
          <w:rFonts w:hint="eastAsia"/>
          <w:sz w:val="20"/>
          <w:szCs w:val="20"/>
        </w:rPr>
        <w:t>위탁인</w:t>
      </w:r>
      <w:r w:rsidR="00522919" w:rsidRPr="001F611C">
        <w:rPr>
          <w:sz w:val="20"/>
          <w:szCs w:val="20"/>
        </w:rPr>
        <w:t>이</w:t>
      </w:r>
      <w:r w:rsidRPr="001F611C">
        <w:rPr>
          <w:rFonts w:hint="eastAsia"/>
          <w:sz w:val="20"/>
          <w:szCs w:val="20"/>
        </w:rPr>
        <w:t xml:space="preserve"> 제공한 </w:t>
      </w:r>
      <w:r w:rsidR="00825AB3" w:rsidRPr="001F611C">
        <w:rPr>
          <w:rFonts w:hint="eastAsia"/>
          <w:sz w:val="20"/>
          <w:szCs w:val="20"/>
        </w:rPr>
        <w:t>위탁 대상 시설물</w:t>
      </w:r>
      <w:r w:rsidRPr="001F611C">
        <w:rPr>
          <w:rFonts w:hint="eastAsia"/>
          <w:sz w:val="20"/>
          <w:szCs w:val="20"/>
        </w:rPr>
        <w:t>의 상태를 기록</w:t>
      </w:r>
      <w:r w:rsidRPr="001F611C">
        <w:rPr>
          <w:rFonts w:eastAsiaTheme="minorHAnsi"/>
          <w:sz w:val="20"/>
          <w:szCs w:val="20"/>
        </w:rPr>
        <w:t>·</w:t>
      </w:r>
      <w:r w:rsidRPr="001F611C">
        <w:rPr>
          <w:rFonts w:eastAsiaTheme="minorHAnsi" w:hint="eastAsia"/>
          <w:sz w:val="20"/>
          <w:szCs w:val="20"/>
        </w:rPr>
        <w:t>보존</w:t>
      </w:r>
      <w:ins w:id="390" w:author="성민 노" w:date="2026-09-08T17:01:00Z" w16du:dateUtc="2026-09-08T08:01:00Z">
        <w:r w:rsidR="00E5087A">
          <w:rPr>
            <w:rFonts w:eastAsiaTheme="minorHAnsi" w:hint="eastAsia"/>
            <w:sz w:val="20"/>
            <w:szCs w:val="20"/>
          </w:rPr>
          <w:t xml:space="preserve">한 자료로서, </w:t>
        </w:r>
      </w:ins>
      <w:ins w:id="391" w:author="성민 노" w:date="2026-09-08T17:02:00Z" w16du:dateUtc="2026-09-08T08:02:00Z">
        <w:r w:rsidR="00E5087A">
          <w:rPr>
            <w:rFonts w:eastAsiaTheme="minorHAnsi" w:hint="eastAsia"/>
            <w:sz w:val="20"/>
            <w:szCs w:val="20"/>
          </w:rPr>
          <w:t>본 계약에서도 시설물의 최초 인도 상태 및</w:t>
        </w:r>
      </w:ins>
      <w:del w:id="392" w:author="성민 노" w:date="2026-09-08T17:02:00Z" w16du:dateUtc="2026-09-08T08:02:00Z">
        <w:r w:rsidRPr="001F611C" w:rsidDel="00E5087A">
          <w:rPr>
            <w:rFonts w:eastAsiaTheme="minorHAnsi" w:hint="eastAsia"/>
            <w:sz w:val="20"/>
            <w:szCs w:val="20"/>
          </w:rPr>
          <w:delText>하며,</w:delText>
        </w:r>
      </w:del>
      <w:r w:rsidRPr="001F611C">
        <w:rPr>
          <w:rFonts w:eastAsiaTheme="minorHAnsi" w:hint="eastAsia"/>
          <w:sz w:val="20"/>
          <w:szCs w:val="20"/>
        </w:rPr>
        <w:t xml:space="preserve"> 계약 종료 시 원상복구 범위 판단의 </w:t>
      </w:r>
      <w:ins w:id="393" w:author="성민 노" w:date="2026-09-08T17:02:00Z" w16du:dateUtc="2026-09-08T08:02:00Z">
        <w:r w:rsidR="00D85D03">
          <w:rPr>
            <w:rFonts w:eastAsiaTheme="minorHAnsi" w:hint="eastAsia"/>
            <w:sz w:val="20"/>
            <w:szCs w:val="20"/>
          </w:rPr>
          <w:t>기준으로</w:t>
        </w:r>
      </w:ins>
      <w:del w:id="394" w:author="성민 노" w:date="2026-09-08T17:02:00Z" w16du:dateUtc="2026-09-08T08:02:00Z">
        <w:r w:rsidRPr="001F611C" w:rsidDel="00D85D03">
          <w:rPr>
            <w:rFonts w:eastAsiaTheme="minorHAnsi" w:hint="eastAsia"/>
            <w:sz w:val="20"/>
            <w:szCs w:val="20"/>
          </w:rPr>
          <w:delText>근거로</w:delText>
        </w:r>
      </w:del>
      <w:r w:rsidRPr="001F611C">
        <w:rPr>
          <w:rFonts w:eastAsiaTheme="minorHAnsi" w:hint="eastAsia"/>
          <w:sz w:val="20"/>
          <w:szCs w:val="20"/>
        </w:rPr>
        <w:t xml:space="preserve"> 사용하기 위함이다.</w:t>
      </w:r>
    </w:p>
    <w:p w14:paraId="2A959367" w14:textId="77777777" w:rsidR="00C75020" w:rsidRPr="001F611C" w:rsidRDefault="00C75020" w:rsidP="00B66CD5">
      <w:pPr>
        <w:rPr>
          <w:rFonts w:eastAsiaTheme="minorHAnsi"/>
          <w:sz w:val="20"/>
          <w:szCs w:val="20"/>
        </w:rPr>
      </w:pPr>
    </w:p>
    <w:p w14:paraId="6A543330" w14:textId="258C7AEF" w:rsidR="00C33329" w:rsidRPr="001F611C" w:rsidRDefault="00C33329" w:rsidP="00B66CD5">
      <w:pPr>
        <w:rPr>
          <w:rFonts w:eastAsiaTheme="minorHAnsi"/>
          <w:b/>
          <w:bCs/>
          <w:sz w:val="20"/>
          <w:szCs w:val="20"/>
        </w:rPr>
      </w:pPr>
      <w:r w:rsidRPr="001F611C">
        <w:rPr>
          <w:rFonts w:eastAsiaTheme="minorHAnsi" w:hint="eastAsia"/>
          <w:b/>
          <w:bCs/>
          <w:sz w:val="20"/>
          <w:szCs w:val="20"/>
        </w:rPr>
        <w:t>2. 시설물 상태 기록</w:t>
      </w:r>
    </w:p>
    <w:tbl>
      <w:tblPr>
        <w:tblStyle w:val="af1"/>
        <w:tblW w:w="5000" w:type="pct"/>
        <w:tblLook w:val="04A0" w:firstRow="1" w:lastRow="0" w:firstColumn="1" w:lastColumn="0" w:noHBand="0" w:noVBand="1"/>
      </w:tblPr>
      <w:tblGrid>
        <w:gridCol w:w="845"/>
        <w:gridCol w:w="1845"/>
        <w:gridCol w:w="1132"/>
        <w:gridCol w:w="1843"/>
        <w:gridCol w:w="2363"/>
        <w:gridCol w:w="1600"/>
      </w:tblGrid>
      <w:tr w:rsidR="00C75020" w:rsidRPr="001F611C" w14:paraId="59C15585" w14:textId="77777777" w:rsidTr="00C75020">
        <w:tc>
          <w:tcPr>
            <w:tcW w:w="439" w:type="pct"/>
            <w:shd w:val="clear" w:color="auto" w:fill="D9D9D9" w:themeFill="background1" w:themeFillShade="D9"/>
          </w:tcPr>
          <w:p w14:paraId="4AB9FF0D" w14:textId="0FAA7DA8" w:rsidR="00C75020" w:rsidRPr="001F611C" w:rsidRDefault="00C75020" w:rsidP="00B66CD5">
            <w:pPr>
              <w:rPr>
                <w:b/>
                <w:bCs/>
                <w:sz w:val="20"/>
                <w:szCs w:val="20"/>
              </w:rPr>
            </w:pPr>
            <w:r w:rsidRPr="001F611C">
              <w:rPr>
                <w:rFonts w:hint="eastAsia"/>
                <w:b/>
                <w:bCs/>
                <w:sz w:val="20"/>
                <w:szCs w:val="20"/>
              </w:rPr>
              <w:t>번호</w:t>
            </w:r>
          </w:p>
        </w:tc>
        <w:tc>
          <w:tcPr>
            <w:tcW w:w="958" w:type="pct"/>
            <w:shd w:val="clear" w:color="auto" w:fill="D9D9D9" w:themeFill="background1" w:themeFillShade="D9"/>
          </w:tcPr>
          <w:p w14:paraId="5C7A6405" w14:textId="7229A33A" w:rsidR="00C75020" w:rsidRPr="001F611C" w:rsidRDefault="00C75020" w:rsidP="00B66CD5">
            <w:pPr>
              <w:rPr>
                <w:b/>
                <w:bCs/>
                <w:sz w:val="20"/>
                <w:szCs w:val="20"/>
              </w:rPr>
            </w:pPr>
            <w:r w:rsidRPr="001F611C">
              <w:rPr>
                <w:rFonts w:hint="eastAsia"/>
                <w:b/>
                <w:bCs/>
                <w:sz w:val="20"/>
                <w:szCs w:val="20"/>
              </w:rPr>
              <w:t>구분</w:t>
            </w:r>
          </w:p>
        </w:tc>
        <w:tc>
          <w:tcPr>
            <w:tcW w:w="588" w:type="pct"/>
            <w:shd w:val="clear" w:color="auto" w:fill="D9D9D9" w:themeFill="background1" w:themeFillShade="D9"/>
          </w:tcPr>
          <w:p w14:paraId="5E5C0CE6" w14:textId="0309F182" w:rsidR="00C75020" w:rsidRPr="001F611C" w:rsidRDefault="00C75020" w:rsidP="00B66CD5">
            <w:pPr>
              <w:rPr>
                <w:b/>
                <w:bCs/>
                <w:sz w:val="20"/>
                <w:szCs w:val="20"/>
              </w:rPr>
            </w:pPr>
            <w:r w:rsidRPr="001F611C">
              <w:rPr>
                <w:rFonts w:hint="eastAsia"/>
                <w:b/>
                <w:bCs/>
                <w:sz w:val="20"/>
                <w:szCs w:val="20"/>
              </w:rPr>
              <w:t>위치</w:t>
            </w:r>
          </w:p>
        </w:tc>
        <w:tc>
          <w:tcPr>
            <w:tcW w:w="957" w:type="pct"/>
            <w:shd w:val="clear" w:color="auto" w:fill="D9D9D9" w:themeFill="background1" w:themeFillShade="D9"/>
          </w:tcPr>
          <w:p w14:paraId="0C67C1C7" w14:textId="225668D1" w:rsidR="00C75020" w:rsidRPr="001F611C" w:rsidRDefault="00C75020" w:rsidP="00B66CD5">
            <w:pPr>
              <w:rPr>
                <w:b/>
                <w:bCs/>
                <w:sz w:val="20"/>
                <w:szCs w:val="20"/>
              </w:rPr>
            </w:pPr>
            <w:r w:rsidRPr="001F611C">
              <w:rPr>
                <w:rFonts w:hint="eastAsia"/>
                <w:b/>
                <w:bCs/>
                <w:sz w:val="20"/>
                <w:szCs w:val="20"/>
              </w:rPr>
              <w:t>품명/모델</w:t>
            </w:r>
          </w:p>
        </w:tc>
        <w:tc>
          <w:tcPr>
            <w:tcW w:w="1227" w:type="pct"/>
            <w:shd w:val="clear" w:color="auto" w:fill="D9D9D9" w:themeFill="background1" w:themeFillShade="D9"/>
          </w:tcPr>
          <w:p w14:paraId="0381AA31" w14:textId="3D87DF4F" w:rsidR="00C75020" w:rsidRPr="001F611C" w:rsidRDefault="00C75020" w:rsidP="00B66CD5">
            <w:pPr>
              <w:rPr>
                <w:b/>
                <w:bCs/>
                <w:sz w:val="20"/>
                <w:szCs w:val="20"/>
              </w:rPr>
            </w:pPr>
            <w:r w:rsidRPr="001F611C">
              <w:rPr>
                <w:rFonts w:hint="eastAsia"/>
                <w:b/>
                <w:bCs/>
                <w:sz w:val="20"/>
                <w:szCs w:val="20"/>
              </w:rPr>
              <w:t>수량</w:t>
            </w:r>
          </w:p>
        </w:tc>
        <w:tc>
          <w:tcPr>
            <w:tcW w:w="831" w:type="pct"/>
            <w:shd w:val="clear" w:color="auto" w:fill="D9D9D9" w:themeFill="background1" w:themeFillShade="D9"/>
          </w:tcPr>
          <w:p w14:paraId="206AC470" w14:textId="48F10C1D" w:rsidR="00C75020" w:rsidRPr="001F611C" w:rsidRDefault="00C75020" w:rsidP="00B66CD5">
            <w:pPr>
              <w:rPr>
                <w:b/>
                <w:bCs/>
                <w:sz w:val="20"/>
                <w:szCs w:val="20"/>
              </w:rPr>
            </w:pPr>
            <w:r w:rsidRPr="001F611C">
              <w:rPr>
                <w:rFonts w:hint="eastAsia"/>
                <w:b/>
                <w:bCs/>
                <w:sz w:val="20"/>
                <w:szCs w:val="20"/>
              </w:rPr>
              <w:t>상태</w:t>
            </w:r>
          </w:p>
        </w:tc>
      </w:tr>
      <w:tr w:rsidR="00C75020" w:rsidRPr="001F611C" w14:paraId="1E152B70" w14:textId="77777777" w:rsidTr="00C75020">
        <w:tc>
          <w:tcPr>
            <w:tcW w:w="439" w:type="pct"/>
          </w:tcPr>
          <w:p w14:paraId="68FABE0F" w14:textId="1C74B0E0" w:rsidR="00C75020" w:rsidRPr="001F611C" w:rsidRDefault="00C75020" w:rsidP="00B66CD5">
            <w:pPr>
              <w:rPr>
                <w:sz w:val="20"/>
                <w:szCs w:val="20"/>
              </w:rPr>
            </w:pPr>
            <w:r w:rsidRPr="001F611C">
              <w:rPr>
                <w:rFonts w:hint="eastAsia"/>
                <w:sz w:val="20"/>
                <w:szCs w:val="20"/>
              </w:rPr>
              <w:t>1</w:t>
            </w:r>
          </w:p>
        </w:tc>
        <w:tc>
          <w:tcPr>
            <w:tcW w:w="958" w:type="pct"/>
          </w:tcPr>
          <w:p w14:paraId="765A311E" w14:textId="52A648D4" w:rsidR="00C75020" w:rsidRPr="001F611C" w:rsidRDefault="00C75020" w:rsidP="00B66CD5">
            <w:pPr>
              <w:rPr>
                <w:sz w:val="20"/>
                <w:szCs w:val="20"/>
              </w:rPr>
            </w:pPr>
            <w:r w:rsidRPr="001F611C">
              <w:rPr>
                <w:rFonts w:hint="eastAsia"/>
                <w:sz w:val="20"/>
                <w:szCs w:val="20"/>
              </w:rPr>
              <w:t>스크린골프장비</w:t>
            </w:r>
          </w:p>
        </w:tc>
        <w:tc>
          <w:tcPr>
            <w:tcW w:w="588" w:type="pct"/>
          </w:tcPr>
          <w:p w14:paraId="7D1B4CC6" w14:textId="3D920290" w:rsidR="00C75020" w:rsidRPr="001F611C" w:rsidRDefault="00C75020" w:rsidP="00B66CD5">
            <w:pPr>
              <w:rPr>
                <w:sz w:val="20"/>
                <w:szCs w:val="20"/>
              </w:rPr>
            </w:pPr>
            <w:r w:rsidRPr="001F611C">
              <w:rPr>
                <w:rFonts w:hint="eastAsia"/>
                <w:sz w:val="20"/>
                <w:szCs w:val="20"/>
              </w:rPr>
              <w:t>각 타석</w:t>
            </w:r>
          </w:p>
        </w:tc>
        <w:tc>
          <w:tcPr>
            <w:tcW w:w="957" w:type="pct"/>
          </w:tcPr>
          <w:p w14:paraId="1B5D31F5" w14:textId="14188A96" w:rsidR="00C75020" w:rsidRPr="001F611C" w:rsidRDefault="00C75020" w:rsidP="00B66CD5">
            <w:pPr>
              <w:rPr>
                <w:sz w:val="20"/>
                <w:szCs w:val="20"/>
              </w:rPr>
            </w:pPr>
            <w:r w:rsidRPr="001F611C">
              <w:rPr>
                <w:rFonts w:hint="eastAsia"/>
                <w:sz w:val="20"/>
                <w:szCs w:val="20"/>
              </w:rPr>
              <w:t>골프존 NX</w:t>
            </w:r>
          </w:p>
        </w:tc>
        <w:tc>
          <w:tcPr>
            <w:tcW w:w="1227" w:type="pct"/>
          </w:tcPr>
          <w:p w14:paraId="61523861" w14:textId="773F2D6D" w:rsidR="00C75020" w:rsidRPr="001F611C" w:rsidRDefault="00C75020" w:rsidP="00B66CD5">
            <w:pPr>
              <w:rPr>
                <w:sz w:val="20"/>
                <w:szCs w:val="20"/>
              </w:rPr>
            </w:pPr>
            <w:r w:rsidRPr="001F611C">
              <w:rPr>
                <w:rFonts w:hint="eastAsia"/>
                <w:sz w:val="20"/>
                <w:szCs w:val="20"/>
              </w:rPr>
              <w:t>14대(좌타 12, 양타 2)</w:t>
            </w:r>
          </w:p>
        </w:tc>
        <w:tc>
          <w:tcPr>
            <w:tcW w:w="831" w:type="pct"/>
          </w:tcPr>
          <w:p w14:paraId="2A49B9CE" w14:textId="32A675E1" w:rsidR="00C75020" w:rsidRPr="001F611C" w:rsidRDefault="00C75020" w:rsidP="00B66CD5">
            <w:pPr>
              <w:rPr>
                <w:sz w:val="20"/>
                <w:szCs w:val="20"/>
              </w:rPr>
            </w:pPr>
            <w:r w:rsidRPr="001F611C">
              <w:rPr>
                <w:rFonts w:hint="eastAsia"/>
                <w:sz w:val="20"/>
                <w:szCs w:val="20"/>
              </w:rPr>
              <w:t>양호</w:t>
            </w:r>
          </w:p>
        </w:tc>
      </w:tr>
      <w:tr w:rsidR="00C75020" w:rsidRPr="001F611C" w14:paraId="76EC18EF" w14:textId="77777777" w:rsidTr="00C75020">
        <w:tc>
          <w:tcPr>
            <w:tcW w:w="439" w:type="pct"/>
          </w:tcPr>
          <w:p w14:paraId="2D302F8C" w14:textId="370513ED" w:rsidR="00C75020" w:rsidRPr="001F611C" w:rsidRDefault="00C75020" w:rsidP="00B66CD5">
            <w:pPr>
              <w:rPr>
                <w:sz w:val="20"/>
                <w:szCs w:val="20"/>
              </w:rPr>
            </w:pPr>
            <w:r w:rsidRPr="001F611C">
              <w:rPr>
                <w:rFonts w:hint="eastAsia"/>
                <w:sz w:val="20"/>
                <w:szCs w:val="20"/>
              </w:rPr>
              <w:t>2</w:t>
            </w:r>
          </w:p>
        </w:tc>
        <w:tc>
          <w:tcPr>
            <w:tcW w:w="958" w:type="pct"/>
          </w:tcPr>
          <w:p w14:paraId="2C9CC8C1" w14:textId="05B361C7" w:rsidR="00C75020" w:rsidRPr="001F611C" w:rsidRDefault="00C75020" w:rsidP="00B66CD5">
            <w:pPr>
              <w:rPr>
                <w:sz w:val="20"/>
                <w:szCs w:val="20"/>
              </w:rPr>
            </w:pPr>
            <w:r w:rsidRPr="001F611C">
              <w:rPr>
                <w:rFonts w:hint="eastAsia"/>
                <w:sz w:val="20"/>
                <w:szCs w:val="20"/>
              </w:rPr>
              <w:t>공조설비</w:t>
            </w:r>
          </w:p>
        </w:tc>
        <w:tc>
          <w:tcPr>
            <w:tcW w:w="588" w:type="pct"/>
          </w:tcPr>
          <w:p w14:paraId="15CE651D" w14:textId="7515A172" w:rsidR="00C75020" w:rsidRPr="001F611C" w:rsidRDefault="00C75020" w:rsidP="00B66CD5">
            <w:pPr>
              <w:rPr>
                <w:sz w:val="20"/>
                <w:szCs w:val="20"/>
              </w:rPr>
            </w:pPr>
            <w:r w:rsidRPr="001F611C">
              <w:rPr>
                <w:rFonts w:hint="eastAsia"/>
                <w:sz w:val="20"/>
                <w:szCs w:val="20"/>
              </w:rPr>
              <w:t>전 구역</w:t>
            </w:r>
          </w:p>
        </w:tc>
        <w:tc>
          <w:tcPr>
            <w:tcW w:w="957" w:type="pct"/>
          </w:tcPr>
          <w:p w14:paraId="2A09CA93" w14:textId="13C2D17B" w:rsidR="00C75020" w:rsidRPr="001F611C" w:rsidRDefault="00C75020" w:rsidP="00B66CD5">
            <w:pPr>
              <w:rPr>
                <w:sz w:val="20"/>
                <w:szCs w:val="20"/>
              </w:rPr>
            </w:pPr>
            <w:r w:rsidRPr="001F611C">
              <w:rPr>
                <w:rFonts w:hint="eastAsia"/>
                <w:sz w:val="20"/>
                <w:szCs w:val="20"/>
              </w:rPr>
              <w:t>시스템에어컨</w:t>
            </w:r>
          </w:p>
        </w:tc>
        <w:tc>
          <w:tcPr>
            <w:tcW w:w="1227" w:type="pct"/>
          </w:tcPr>
          <w:p w14:paraId="54AD365A" w14:textId="11263514" w:rsidR="00C75020" w:rsidRPr="001F611C" w:rsidRDefault="00C75020" w:rsidP="00B66CD5">
            <w:pPr>
              <w:rPr>
                <w:sz w:val="20"/>
                <w:szCs w:val="20"/>
              </w:rPr>
            </w:pPr>
            <w:r w:rsidRPr="001F611C">
              <w:rPr>
                <w:rFonts w:hint="eastAsia"/>
                <w:sz w:val="20"/>
                <w:szCs w:val="20"/>
              </w:rPr>
              <w:t>22대</w:t>
            </w:r>
          </w:p>
        </w:tc>
        <w:tc>
          <w:tcPr>
            <w:tcW w:w="831" w:type="pct"/>
          </w:tcPr>
          <w:p w14:paraId="140B0971" w14:textId="0C93F0CC" w:rsidR="00C75020" w:rsidRPr="001F611C" w:rsidRDefault="00C75020" w:rsidP="00B66CD5">
            <w:pPr>
              <w:rPr>
                <w:sz w:val="20"/>
                <w:szCs w:val="20"/>
              </w:rPr>
            </w:pPr>
            <w:r w:rsidRPr="001F611C">
              <w:rPr>
                <w:rFonts w:hint="eastAsia"/>
                <w:sz w:val="20"/>
                <w:szCs w:val="20"/>
              </w:rPr>
              <w:t>양호</w:t>
            </w:r>
          </w:p>
        </w:tc>
      </w:tr>
      <w:tr w:rsidR="00C75020" w:rsidRPr="001F611C" w14:paraId="4FA2630C" w14:textId="77777777" w:rsidTr="00C75020">
        <w:tc>
          <w:tcPr>
            <w:tcW w:w="439" w:type="pct"/>
          </w:tcPr>
          <w:p w14:paraId="5A8572D9" w14:textId="2289815A" w:rsidR="00C75020" w:rsidRPr="001F611C" w:rsidRDefault="00C75020" w:rsidP="00B66CD5">
            <w:pPr>
              <w:rPr>
                <w:sz w:val="20"/>
                <w:szCs w:val="20"/>
              </w:rPr>
            </w:pPr>
            <w:r w:rsidRPr="001F611C">
              <w:rPr>
                <w:rFonts w:hint="eastAsia"/>
                <w:sz w:val="20"/>
                <w:szCs w:val="20"/>
              </w:rPr>
              <w:t>3</w:t>
            </w:r>
          </w:p>
        </w:tc>
        <w:tc>
          <w:tcPr>
            <w:tcW w:w="958" w:type="pct"/>
          </w:tcPr>
          <w:p w14:paraId="4C93C992" w14:textId="05F1896E" w:rsidR="00C75020" w:rsidRPr="001F611C" w:rsidRDefault="00C75020" w:rsidP="00B66CD5">
            <w:pPr>
              <w:rPr>
                <w:sz w:val="20"/>
                <w:szCs w:val="20"/>
              </w:rPr>
            </w:pPr>
            <w:r w:rsidRPr="001F611C">
              <w:rPr>
                <w:rFonts w:hint="eastAsia"/>
                <w:sz w:val="20"/>
                <w:szCs w:val="20"/>
              </w:rPr>
              <w:t>인테리어</w:t>
            </w:r>
          </w:p>
        </w:tc>
        <w:tc>
          <w:tcPr>
            <w:tcW w:w="588" w:type="pct"/>
          </w:tcPr>
          <w:p w14:paraId="5CA8BE9A" w14:textId="4422CF5C" w:rsidR="00C75020" w:rsidRPr="001F611C" w:rsidRDefault="00C75020" w:rsidP="00B66CD5">
            <w:pPr>
              <w:rPr>
                <w:sz w:val="20"/>
                <w:szCs w:val="20"/>
              </w:rPr>
            </w:pPr>
            <w:r w:rsidRPr="001F611C">
              <w:rPr>
                <w:rFonts w:hint="eastAsia"/>
                <w:sz w:val="20"/>
                <w:szCs w:val="20"/>
              </w:rPr>
              <w:t>전 구역</w:t>
            </w:r>
          </w:p>
        </w:tc>
        <w:tc>
          <w:tcPr>
            <w:tcW w:w="957" w:type="pct"/>
          </w:tcPr>
          <w:p w14:paraId="50A50E9C" w14:textId="30AAF262" w:rsidR="00C75020" w:rsidRPr="001F611C" w:rsidRDefault="00C75020" w:rsidP="00B66CD5">
            <w:pPr>
              <w:rPr>
                <w:sz w:val="20"/>
                <w:szCs w:val="20"/>
              </w:rPr>
            </w:pPr>
            <w:r w:rsidRPr="001F611C">
              <w:rPr>
                <w:rFonts w:hint="eastAsia"/>
                <w:sz w:val="20"/>
                <w:szCs w:val="20"/>
              </w:rPr>
              <w:t>바닥</w:t>
            </w:r>
            <w:r w:rsidRPr="001F611C">
              <w:rPr>
                <w:rFonts w:eastAsiaTheme="minorHAnsi"/>
                <w:sz w:val="20"/>
                <w:szCs w:val="20"/>
              </w:rPr>
              <w:t>·</w:t>
            </w:r>
            <w:r w:rsidRPr="001F611C">
              <w:rPr>
                <w:rFonts w:eastAsiaTheme="minorHAnsi" w:hint="eastAsia"/>
                <w:sz w:val="20"/>
                <w:szCs w:val="20"/>
              </w:rPr>
              <w:t>벽</w:t>
            </w:r>
            <w:r w:rsidRPr="001F611C">
              <w:rPr>
                <w:rFonts w:eastAsiaTheme="minorHAnsi"/>
                <w:sz w:val="20"/>
                <w:szCs w:val="20"/>
              </w:rPr>
              <w:t>·</w:t>
            </w:r>
            <w:r w:rsidRPr="001F611C">
              <w:rPr>
                <w:rFonts w:eastAsiaTheme="minorHAnsi" w:hint="eastAsia"/>
                <w:sz w:val="20"/>
                <w:szCs w:val="20"/>
              </w:rPr>
              <w:t>천장</w:t>
            </w:r>
          </w:p>
        </w:tc>
        <w:tc>
          <w:tcPr>
            <w:tcW w:w="1227" w:type="pct"/>
          </w:tcPr>
          <w:p w14:paraId="672E4964" w14:textId="29217025" w:rsidR="00C75020" w:rsidRPr="001F611C" w:rsidRDefault="00C75020" w:rsidP="00B66CD5">
            <w:pPr>
              <w:rPr>
                <w:sz w:val="20"/>
                <w:szCs w:val="20"/>
              </w:rPr>
            </w:pPr>
            <w:r w:rsidRPr="001F611C">
              <w:rPr>
                <w:rFonts w:hint="eastAsia"/>
                <w:sz w:val="20"/>
                <w:szCs w:val="20"/>
              </w:rPr>
              <w:t>-</w:t>
            </w:r>
          </w:p>
        </w:tc>
        <w:tc>
          <w:tcPr>
            <w:tcW w:w="831" w:type="pct"/>
          </w:tcPr>
          <w:p w14:paraId="75C26F8B" w14:textId="52794413" w:rsidR="00C75020" w:rsidRPr="001F611C" w:rsidRDefault="00C75020" w:rsidP="00B66CD5">
            <w:pPr>
              <w:rPr>
                <w:sz w:val="20"/>
                <w:szCs w:val="20"/>
              </w:rPr>
            </w:pPr>
            <w:r w:rsidRPr="001F611C">
              <w:rPr>
                <w:rFonts w:hint="eastAsia"/>
                <w:sz w:val="20"/>
                <w:szCs w:val="20"/>
              </w:rPr>
              <w:t>양호</w:t>
            </w:r>
          </w:p>
        </w:tc>
      </w:tr>
    </w:tbl>
    <w:p w14:paraId="67A82E64" w14:textId="4A3D2058" w:rsidR="00C33329" w:rsidRPr="001F611C" w:rsidRDefault="00C75020" w:rsidP="00B66CD5">
      <w:pPr>
        <w:rPr>
          <w:sz w:val="20"/>
          <w:szCs w:val="20"/>
        </w:rPr>
      </w:pPr>
      <w:r w:rsidRPr="001F611C">
        <w:rPr>
          <w:rFonts w:hint="eastAsia"/>
          <w:sz w:val="20"/>
          <w:szCs w:val="20"/>
        </w:rPr>
        <w:t>※ 위 표에 기재되지 않은 기타 부속품도 현 상태를 기준으로 별도 사진</w:t>
      </w:r>
      <w:r w:rsidR="00295FD1" w:rsidRPr="001F611C">
        <w:rPr>
          <w:rFonts w:hint="eastAsia"/>
          <w:sz w:val="20"/>
          <w:szCs w:val="20"/>
        </w:rPr>
        <w:t xml:space="preserve">으로 </w:t>
      </w:r>
      <w:r w:rsidRPr="001F611C">
        <w:rPr>
          <w:rFonts w:hint="eastAsia"/>
          <w:sz w:val="20"/>
          <w:szCs w:val="20"/>
        </w:rPr>
        <w:t>기록</w:t>
      </w:r>
      <w:r w:rsidR="00295FD1" w:rsidRPr="001F611C">
        <w:rPr>
          <w:rFonts w:eastAsiaTheme="minorHAnsi"/>
          <w:sz w:val="20"/>
          <w:szCs w:val="20"/>
        </w:rPr>
        <w:t>·</w:t>
      </w:r>
      <w:r w:rsidR="00295FD1" w:rsidRPr="001F611C">
        <w:rPr>
          <w:rFonts w:eastAsiaTheme="minorHAnsi" w:hint="eastAsia"/>
          <w:sz w:val="20"/>
          <w:szCs w:val="20"/>
        </w:rPr>
        <w:t>보</w:t>
      </w:r>
      <w:r w:rsidR="00622077" w:rsidRPr="001F611C">
        <w:rPr>
          <w:rFonts w:eastAsiaTheme="minorHAnsi" w:hint="eastAsia"/>
          <w:sz w:val="20"/>
          <w:szCs w:val="20"/>
        </w:rPr>
        <w:t>관</w:t>
      </w:r>
      <w:r w:rsidRPr="001F611C">
        <w:rPr>
          <w:rFonts w:hint="eastAsia"/>
          <w:sz w:val="20"/>
          <w:szCs w:val="20"/>
        </w:rPr>
        <w:t>한다.</w:t>
      </w:r>
    </w:p>
    <w:p w14:paraId="67D9CF47" w14:textId="77777777" w:rsidR="00EC5CF8" w:rsidRPr="001F611C" w:rsidRDefault="00EC5CF8" w:rsidP="00B66CD5">
      <w:pPr>
        <w:rPr>
          <w:b/>
          <w:bCs/>
          <w:sz w:val="20"/>
          <w:szCs w:val="20"/>
        </w:rPr>
      </w:pPr>
    </w:p>
    <w:p w14:paraId="68FD16D8" w14:textId="00DE3667" w:rsidR="00C75020" w:rsidRPr="001F611C" w:rsidRDefault="00C75020" w:rsidP="00B66CD5">
      <w:pPr>
        <w:rPr>
          <w:b/>
          <w:bCs/>
          <w:sz w:val="20"/>
          <w:szCs w:val="20"/>
        </w:rPr>
      </w:pPr>
      <w:r w:rsidRPr="001F611C">
        <w:rPr>
          <w:rFonts w:hint="eastAsia"/>
          <w:b/>
          <w:bCs/>
          <w:sz w:val="20"/>
          <w:szCs w:val="20"/>
        </w:rPr>
        <w:t>3. 사진 첨부</w:t>
      </w:r>
    </w:p>
    <w:p w14:paraId="5B8E1CC7" w14:textId="3757F245" w:rsidR="00E55835" w:rsidRPr="001F611C" w:rsidRDefault="00614D9F" w:rsidP="00B66CD5">
      <w:pPr>
        <w:rPr>
          <w:sz w:val="20"/>
          <w:szCs w:val="20"/>
        </w:rPr>
      </w:pPr>
      <w:r w:rsidRPr="00614D9F">
        <w:rPr>
          <w:sz w:val="20"/>
          <w:szCs w:val="20"/>
        </w:rPr>
        <w:t xml:space="preserve">시설물 상태 사진은 본 </w:t>
      </w:r>
      <w:r w:rsidR="00782ECD">
        <w:rPr>
          <w:rFonts w:hint="eastAsia"/>
          <w:sz w:val="20"/>
          <w:szCs w:val="20"/>
        </w:rPr>
        <w:t xml:space="preserve">시설물 상태 </w:t>
      </w:r>
      <w:r w:rsidRPr="00614D9F">
        <w:rPr>
          <w:sz w:val="20"/>
          <w:szCs w:val="20"/>
        </w:rPr>
        <w:t xml:space="preserve">확인서에 인쇄하여 첨부하지 아니하고 촬영 원본 파일을 전자파일 형태로 별도 제출 및 보관한다. </w:t>
      </w:r>
      <w:ins w:id="395" w:author="성민 노" w:date="2026-09-08T17:20:00Z" w16du:dateUtc="2026-09-08T08:20:00Z">
        <w:r w:rsidR="00A26BD7" w:rsidRPr="00A26BD7">
          <w:rPr>
            <w:sz w:val="20"/>
            <w:szCs w:val="20"/>
          </w:rPr>
          <w:t>종전 계약에 따라 당사자가 상호 교부·보관한 시설물 상태 사진은 본 계약에서도 그대로 승계하여 본 시설물 상태 확인서의 일부로 본다. 향후 시설물의 추가·교체·업그레이드 등으로 시설물의 현황이 변경되는 경우에는 해당 시설물의 상태를 별도 사진으로 기록·보관할 수 있다.</w:t>
        </w:r>
      </w:ins>
      <w:del w:id="396" w:author="성민 노" w:date="2026-09-08T17:20:00Z" w16du:dateUtc="2026-09-08T08:20:00Z">
        <w:r w:rsidRPr="00614D9F" w:rsidDel="00A26BD7">
          <w:rPr>
            <w:sz w:val="20"/>
            <w:szCs w:val="20"/>
          </w:rPr>
          <w:delText>위탁</w:delText>
        </w:r>
        <w:r w:rsidRPr="00782ECD" w:rsidDel="00A26BD7">
          <w:rPr>
            <w:sz w:val="20"/>
            <w:szCs w:val="20"/>
          </w:rPr>
          <w:delText xml:space="preserve">인과 수탁인은 영업 운영상 출입이 가능한 시간대(영업 종료 후 등)에 시설물 상태 사진을 촬영하고 </w:delText>
        </w:r>
        <w:r w:rsidR="00894E08" w:rsidRPr="00782ECD" w:rsidDel="00A26BD7">
          <w:rPr>
            <w:rFonts w:hint="eastAsia"/>
            <w:sz w:val="20"/>
            <w:szCs w:val="20"/>
          </w:rPr>
          <w:delText>계약</w:delText>
        </w:r>
        <w:r w:rsidRPr="00782ECD" w:rsidDel="00A26BD7">
          <w:rPr>
            <w:sz w:val="20"/>
            <w:szCs w:val="20"/>
          </w:rPr>
          <w:delText xml:space="preserve"> </w:delText>
        </w:r>
        <w:r w:rsidR="00894E08" w:rsidRPr="00782ECD" w:rsidDel="00A26BD7">
          <w:rPr>
            <w:rFonts w:hint="eastAsia"/>
            <w:sz w:val="20"/>
            <w:szCs w:val="20"/>
          </w:rPr>
          <w:delText>체결</w:delText>
        </w:r>
        <w:r w:rsidRPr="00782ECD" w:rsidDel="00A26BD7">
          <w:rPr>
            <w:sz w:val="20"/>
            <w:szCs w:val="20"/>
          </w:rPr>
          <w:delText xml:space="preserve">일로부터 </w:delText>
        </w:r>
        <w:r w:rsidR="009469A0" w:rsidDel="00A26BD7">
          <w:rPr>
            <w:rFonts w:hint="eastAsia"/>
            <w:sz w:val="20"/>
            <w:szCs w:val="20"/>
          </w:rPr>
          <w:delText>2개월</w:delText>
        </w:r>
        <w:r w:rsidRPr="00782ECD" w:rsidDel="00A26BD7">
          <w:rPr>
            <w:sz w:val="20"/>
            <w:szCs w:val="20"/>
          </w:rPr>
          <w:delText xml:space="preserve"> 이내 사진 일체를 압축파일 형태로 상호 교부하며 각 당사자는 해당 전자파일을 계</w:delText>
        </w:r>
        <w:r w:rsidRPr="00614D9F" w:rsidDel="00A26BD7">
          <w:rPr>
            <w:sz w:val="20"/>
            <w:szCs w:val="20"/>
          </w:rPr>
          <w:delText xml:space="preserve">약 종료 후 원상복구 범위 판단을 위한 자료로 보관한다. 전자파일로 교부된 사진 자료는 본 </w:delText>
        </w:r>
        <w:r w:rsidR="00782ECD" w:rsidDel="00A26BD7">
          <w:rPr>
            <w:rFonts w:hint="eastAsia"/>
            <w:sz w:val="20"/>
            <w:szCs w:val="20"/>
          </w:rPr>
          <w:delText xml:space="preserve">시설물 상태 </w:delText>
        </w:r>
        <w:r w:rsidRPr="00614D9F" w:rsidDel="00A26BD7">
          <w:rPr>
            <w:sz w:val="20"/>
            <w:szCs w:val="20"/>
          </w:rPr>
          <w:delText>확인서의 일부로 본다.</w:delText>
        </w:r>
      </w:del>
    </w:p>
    <w:p w14:paraId="7FBF2901" w14:textId="63950379" w:rsidR="00E55835" w:rsidRPr="001F611C" w:rsidRDefault="00E55835">
      <w:pPr>
        <w:widowControl/>
        <w:wordWrap/>
        <w:autoSpaceDE/>
        <w:autoSpaceDN/>
        <w:rPr>
          <w:sz w:val="20"/>
          <w:szCs w:val="20"/>
        </w:rPr>
      </w:pPr>
      <w:r w:rsidRPr="001F611C">
        <w:rPr>
          <w:sz w:val="20"/>
          <w:szCs w:val="20"/>
        </w:rPr>
        <w:br w:type="page"/>
      </w:r>
    </w:p>
    <w:p w14:paraId="66B31963" w14:textId="3F22FBD1" w:rsidR="00E55835" w:rsidRPr="001F611C" w:rsidRDefault="00E55835" w:rsidP="00B66CD5">
      <w:pPr>
        <w:rPr>
          <w:b/>
          <w:bCs/>
          <w:sz w:val="28"/>
          <w:szCs w:val="28"/>
        </w:rPr>
      </w:pPr>
      <w:r w:rsidRPr="001F611C">
        <w:rPr>
          <w:rFonts w:hint="eastAsia"/>
          <w:b/>
          <w:bCs/>
          <w:sz w:val="28"/>
          <w:szCs w:val="28"/>
        </w:rPr>
        <w:lastRenderedPageBreak/>
        <w:t>별첨 2. 운영비 목록</w:t>
      </w:r>
    </w:p>
    <w:p w14:paraId="3F904749" w14:textId="7CA5A53D" w:rsidR="007E65FA" w:rsidRPr="001F611C" w:rsidRDefault="007E65FA" w:rsidP="00B66CD5">
      <w:pPr>
        <w:rPr>
          <w:sz w:val="20"/>
          <w:szCs w:val="20"/>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99" w:type="dxa"/>
          <w:right w:w="99" w:type="dxa"/>
        </w:tblCellMar>
        <w:tblLook w:val="04A0" w:firstRow="1" w:lastRow="0" w:firstColumn="1" w:lastColumn="0" w:noHBand="0" w:noVBand="1"/>
        <w:tblPrChange w:id="397" w:author="성민 노" w:date="2026-09-08T16:18:00Z" w16du:dateUtc="2026-09-08T07:18:00Z">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CellMar>
              <w:left w:w="99" w:type="dxa"/>
              <w:right w:w="99" w:type="dxa"/>
            </w:tblCellMar>
            <w:tblLook w:val="04A0" w:firstRow="1" w:lastRow="0" w:firstColumn="1" w:lastColumn="0" w:noHBand="0" w:noVBand="1"/>
          </w:tblPr>
        </w:tblPrChange>
      </w:tblPr>
      <w:tblGrid>
        <w:gridCol w:w="2465"/>
        <w:gridCol w:w="2480"/>
        <w:gridCol w:w="4683"/>
        <w:tblGridChange w:id="398">
          <w:tblGrid>
            <w:gridCol w:w="2465"/>
            <w:gridCol w:w="104"/>
            <w:gridCol w:w="2376"/>
            <w:gridCol w:w="4683"/>
          </w:tblGrid>
        </w:tblGridChange>
      </w:tblGrid>
      <w:tr w:rsidR="00AA15BE" w:rsidRPr="001F611C" w14:paraId="5A83324F" w14:textId="77777777" w:rsidTr="00CC2FFF">
        <w:trPr>
          <w:trHeight w:val="345"/>
          <w:trPrChange w:id="399" w:author="성민 노" w:date="2026-09-08T16:18:00Z" w16du:dateUtc="2026-09-08T07:18:00Z">
            <w:trPr>
              <w:trHeight w:val="345"/>
            </w:trPr>
          </w:trPrChange>
        </w:trPr>
        <w:tc>
          <w:tcPr>
            <w:tcW w:w="1280" w:type="pct"/>
            <w:shd w:val="clear" w:color="auto" w:fill="D9D9D9" w:themeFill="background1" w:themeFillShade="D9"/>
            <w:noWrap/>
            <w:vAlign w:val="center"/>
            <w:hideMark/>
            <w:tcPrChange w:id="400" w:author="성민 노" w:date="2026-09-08T16:18:00Z" w16du:dateUtc="2026-09-08T07:18:00Z">
              <w:tcPr>
                <w:tcW w:w="1396" w:type="pct"/>
                <w:gridSpan w:val="2"/>
                <w:shd w:val="clear" w:color="auto" w:fill="D9D9D9" w:themeFill="background1" w:themeFillShade="D9"/>
                <w:noWrap/>
                <w:vAlign w:val="center"/>
                <w:hideMark/>
              </w:tcPr>
            </w:tcPrChange>
          </w:tcPr>
          <w:p w14:paraId="4930A3E1" w14:textId="77777777"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구분</w:t>
            </w:r>
          </w:p>
        </w:tc>
        <w:tc>
          <w:tcPr>
            <w:tcW w:w="1288" w:type="pct"/>
            <w:shd w:val="clear" w:color="auto" w:fill="D9D9D9" w:themeFill="background1" w:themeFillShade="D9"/>
            <w:noWrap/>
            <w:vAlign w:val="center"/>
            <w:hideMark/>
            <w:tcPrChange w:id="401" w:author="성민 노" w:date="2026-09-08T16:18:00Z" w16du:dateUtc="2026-09-08T07:18:00Z">
              <w:tcPr>
                <w:tcW w:w="1251" w:type="pct"/>
                <w:shd w:val="clear" w:color="auto" w:fill="D9D9D9" w:themeFill="background1" w:themeFillShade="D9"/>
                <w:noWrap/>
                <w:vAlign w:val="center"/>
                <w:hideMark/>
              </w:tcPr>
            </w:tcPrChange>
          </w:tcPr>
          <w:p w14:paraId="6A0BC919" w14:textId="3085F0BD"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월비용</w:t>
            </w:r>
            <w:r w:rsidR="001A273E" w:rsidRPr="001F611C">
              <w:rPr>
                <w:rFonts w:ascii="맑은 고딕" w:eastAsia="맑은 고딕" w:hAnsi="맑은 고딕" w:cs="굴림" w:hint="eastAsia"/>
                <w:b/>
                <w:bCs/>
                <w:color w:val="262626"/>
                <w:kern w:val="0"/>
                <w:sz w:val="18"/>
                <w:szCs w:val="18"/>
                <w14:ligatures w14:val="none"/>
              </w:rPr>
              <w:t>(VAT별도)</w:t>
            </w:r>
          </w:p>
        </w:tc>
        <w:tc>
          <w:tcPr>
            <w:tcW w:w="2432" w:type="pct"/>
            <w:shd w:val="clear" w:color="auto" w:fill="D9D9D9" w:themeFill="background1" w:themeFillShade="D9"/>
            <w:noWrap/>
            <w:vAlign w:val="center"/>
            <w:hideMark/>
            <w:tcPrChange w:id="402" w:author="성민 노" w:date="2026-09-08T16:18:00Z" w16du:dateUtc="2026-09-08T07:18:00Z">
              <w:tcPr>
                <w:tcW w:w="2353" w:type="pct"/>
                <w:shd w:val="clear" w:color="auto" w:fill="D9D9D9" w:themeFill="background1" w:themeFillShade="D9"/>
                <w:noWrap/>
                <w:vAlign w:val="center"/>
                <w:hideMark/>
              </w:tcPr>
            </w:tcPrChange>
          </w:tcPr>
          <w:p w14:paraId="612EC688" w14:textId="77777777" w:rsidR="00AA15BE" w:rsidRPr="001F611C" w:rsidRDefault="00AA15BE" w:rsidP="00AA15BE">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내용</w:t>
            </w:r>
          </w:p>
        </w:tc>
      </w:tr>
      <w:tr w:rsidR="00AA15BE" w:rsidRPr="001F611C" w14:paraId="1C6CDF86" w14:textId="77777777" w:rsidTr="00CC2FFF">
        <w:trPr>
          <w:trHeight w:val="330"/>
          <w:trPrChange w:id="403" w:author="성민 노" w:date="2026-09-08T16:18:00Z" w16du:dateUtc="2026-09-08T07:18:00Z">
            <w:trPr>
              <w:trHeight w:val="330"/>
            </w:trPr>
          </w:trPrChange>
        </w:trPr>
        <w:tc>
          <w:tcPr>
            <w:tcW w:w="1280" w:type="pct"/>
            <w:noWrap/>
            <w:vAlign w:val="center"/>
            <w:hideMark/>
            <w:tcPrChange w:id="404" w:author="성민 노" w:date="2026-09-08T16:18:00Z" w16du:dateUtc="2026-09-08T07:18:00Z">
              <w:tcPr>
                <w:tcW w:w="1396" w:type="pct"/>
                <w:gridSpan w:val="2"/>
                <w:noWrap/>
                <w:vAlign w:val="center"/>
                <w:hideMark/>
              </w:tcPr>
            </w:tcPrChange>
          </w:tcPr>
          <w:p w14:paraId="762DF7E8" w14:textId="1525C967"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서빙로봇</w:t>
            </w:r>
          </w:p>
        </w:tc>
        <w:tc>
          <w:tcPr>
            <w:tcW w:w="1288" w:type="pct"/>
            <w:noWrap/>
            <w:tcMar>
              <w:right w:w="198" w:type="dxa"/>
            </w:tcMar>
            <w:vAlign w:val="center"/>
            <w:tcPrChange w:id="405" w:author="성민 노" w:date="2026-09-08T16:18:00Z" w16du:dateUtc="2026-09-08T07:18:00Z">
              <w:tcPr>
                <w:tcW w:w="1251" w:type="pct"/>
                <w:noWrap/>
                <w:tcMar>
                  <w:right w:w="198" w:type="dxa"/>
                </w:tcMar>
                <w:vAlign w:val="center"/>
              </w:tcPr>
            </w:tcPrChange>
          </w:tcPr>
          <w:p w14:paraId="5C8C7F1C" w14:textId="13D94715" w:rsidR="00AA15BE" w:rsidRPr="001F611C" w:rsidRDefault="00C7584A"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549,734원</w:t>
            </w:r>
          </w:p>
        </w:tc>
        <w:tc>
          <w:tcPr>
            <w:tcW w:w="2432" w:type="pct"/>
            <w:noWrap/>
            <w:vAlign w:val="center"/>
            <w:tcPrChange w:id="406" w:author="성민 노" w:date="2026-09-08T16:18:00Z" w16du:dateUtc="2026-09-08T07:18:00Z">
              <w:tcPr>
                <w:tcW w:w="2353" w:type="pct"/>
                <w:noWrap/>
                <w:vAlign w:val="center"/>
              </w:tcPr>
            </w:tcPrChange>
          </w:tcPr>
          <w:p w14:paraId="4D2CA6C0" w14:textId="37826986"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C7584A" w:rsidRPr="001F611C">
              <w:rPr>
                <w:rFonts w:ascii="맑은 고딕" w:eastAsia="맑은 고딕" w:hAnsi="맑은 고딕" w:cs="굴림" w:hint="eastAsia"/>
                <w:kern w:val="0"/>
                <w:sz w:val="18"/>
                <w:szCs w:val="18"/>
                <w14:ligatures w14:val="none"/>
              </w:rPr>
              <w:t>서비스</w:t>
            </w:r>
            <w:r w:rsidR="001A273E" w:rsidRPr="001F611C">
              <w:rPr>
                <w:rFonts w:ascii="맑은 고딕" w:eastAsia="맑은 고딕" w:hAnsi="맑은 고딕" w:cs="굴림" w:hint="eastAsia"/>
                <w:kern w:val="0"/>
                <w:sz w:val="18"/>
                <w:szCs w:val="18"/>
                <w14:ligatures w14:val="none"/>
              </w:rPr>
              <w:t>이용료</w:t>
            </w:r>
            <w:r w:rsidR="00225629" w:rsidRPr="001F611C">
              <w:rPr>
                <w:rFonts w:ascii="맑은 고딕" w:eastAsia="맑은 고딕" w:hAnsi="맑은 고딕" w:cs="굴림" w:hint="eastAsia"/>
                <w:kern w:val="0"/>
                <w:sz w:val="18"/>
                <w:szCs w:val="18"/>
                <w14:ligatures w14:val="none"/>
              </w:rPr>
              <w:t>:</w:t>
            </w:r>
            <w:r w:rsidR="001A273E" w:rsidRPr="001F611C">
              <w:rPr>
                <w:rFonts w:ascii="맑은 고딕" w:eastAsia="맑은 고딕" w:hAnsi="맑은 고딕" w:cs="굴림"/>
                <w:kern w:val="0"/>
                <w:sz w:val="18"/>
                <w:szCs w:val="18"/>
                <w14:ligatures w14:val="none"/>
              </w:rPr>
              <w:t xml:space="preserve"> 40,000</w:t>
            </w:r>
          </w:p>
          <w:p w14:paraId="006FD0CF" w14:textId="21170E5A"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1A273E" w:rsidRPr="001F611C">
              <w:rPr>
                <w:rFonts w:ascii="맑은 고딕" w:eastAsia="맑은 고딕" w:hAnsi="맑은 고딕" w:cs="굴림"/>
                <w:kern w:val="0"/>
                <w:sz w:val="18"/>
                <w:szCs w:val="18"/>
                <w14:ligatures w14:val="none"/>
              </w:rPr>
              <w:t>단말</w:t>
            </w:r>
            <w:r w:rsidR="00C7584A" w:rsidRPr="001F611C">
              <w:rPr>
                <w:rFonts w:ascii="맑은 고딕" w:eastAsia="맑은 고딕" w:hAnsi="맑은 고딕" w:cs="굴림" w:hint="eastAsia"/>
                <w:kern w:val="0"/>
                <w:sz w:val="18"/>
                <w:szCs w:val="18"/>
                <w14:ligatures w14:val="none"/>
              </w:rPr>
              <w:t>할부(24개월)</w:t>
            </w:r>
            <w:r w:rsidR="00225629" w:rsidRPr="001F611C">
              <w:rPr>
                <w:rFonts w:ascii="맑은 고딕" w:eastAsia="맑은 고딕" w:hAnsi="맑은 고딕" w:cs="굴림" w:hint="eastAsia"/>
                <w:kern w:val="0"/>
                <w:sz w:val="18"/>
                <w:szCs w:val="18"/>
                <w14:ligatures w14:val="none"/>
              </w:rPr>
              <w:t>:</w:t>
            </w:r>
            <w:r w:rsidR="001A273E" w:rsidRPr="001F611C">
              <w:rPr>
                <w:rFonts w:ascii="맑은 고딕" w:eastAsia="맑은 고딕" w:hAnsi="맑은 고딕" w:cs="굴림"/>
                <w:kern w:val="0"/>
                <w:sz w:val="18"/>
                <w:szCs w:val="18"/>
                <w14:ligatures w14:val="none"/>
              </w:rPr>
              <w:t xml:space="preserve"> 249,000 x 2</w:t>
            </w:r>
            <w:r w:rsidR="00C7584A" w:rsidRPr="001F611C">
              <w:rPr>
                <w:rFonts w:ascii="맑은 고딕" w:eastAsia="맑은 고딕" w:hAnsi="맑은 고딕" w:cs="굴림" w:hint="eastAsia"/>
                <w:kern w:val="0"/>
                <w:sz w:val="18"/>
                <w:szCs w:val="18"/>
                <w14:ligatures w14:val="none"/>
              </w:rPr>
              <w:t>대</w:t>
            </w:r>
          </w:p>
          <w:p w14:paraId="3E19843D" w14:textId="0C8E4FEA" w:rsidR="00AA15BE"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1A273E" w:rsidRPr="001F611C">
              <w:rPr>
                <w:rFonts w:ascii="맑은 고딕" w:eastAsia="맑은 고딕" w:hAnsi="맑은 고딕" w:cs="굴림"/>
                <w:kern w:val="0"/>
                <w:sz w:val="18"/>
                <w:szCs w:val="18"/>
                <w14:ligatures w14:val="none"/>
              </w:rPr>
              <w:t>보험료</w:t>
            </w:r>
            <w:r w:rsidR="00225629" w:rsidRPr="001F611C">
              <w:rPr>
                <w:rFonts w:ascii="맑은 고딕" w:eastAsia="맑은 고딕" w:hAnsi="맑은 고딕" w:cs="굴림" w:hint="eastAsia"/>
                <w:kern w:val="0"/>
                <w:sz w:val="18"/>
                <w:szCs w:val="18"/>
                <w14:ligatures w14:val="none"/>
              </w:rPr>
              <w:t>:</w:t>
            </w:r>
            <w:r w:rsidR="001A273E" w:rsidRPr="001F611C">
              <w:rPr>
                <w:rFonts w:ascii="맑은 고딕" w:eastAsia="맑은 고딕" w:hAnsi="맑은 고딕" w:cs="굴림"/>
                <w:kern w:val="0"/>
                <w:sz w:val="18"/>
                <w:szCs w:val="18"/>
                <w14:ligatures w14:val="none"/>
              </w:rPr>
              <w:t xml:space="preserve"> 11,734</w:t>
            </w:r>
          </w:p>
          <w:p w14:paraId="14F52A85" w14:textId="3DE93AD2" w:rsidR="00225629" w:rsidRPr="001F611C" w:rsidRDefault="00225629"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8월 신청 / 3년 약정</w:t>
            </w:r>
          </w:p>
        </w:tc>
      </w:tr>
      <w:tr w:rsidR="00AA15BE" w:rsidRPr="001F611C" w14:paraId="11F10066" w14:textId="77777777" w:rsidTr="00CC2FFF">
        <w:trPr>
          <w:trHeight w:val="330"/>
          <w:trPrChange w:id="407" w:author="성민 노" w:date="2026-09-08T16:18:00Z" w16du:dateUtc="2026-09-08T07:18:00Z">
            <w:trPr>
              <w:trHeight w:val="330"/>
            </w:trPr>
          </w:trPrChange>
        </w:trPr>
        <w:tc>
          <w:tcPr>
            <w:tcW w:w="1280" w:type="pct"/>
            <w:noWrap/>
            <w:vAlign w:val="center"/>
            <w:hideMark/>
            <w:tcPrChange w:id="408" w:author="성민 노" w:date="2026-09-08T16:18:00Z" w16du:dateUtc="2026-09-08T07:18:00Z">
              <w:tcPr>
                <w:tcW w:w="1396" w:type="pct"/>
                <w:gridSpan w:val="2"/>
                <w:noWrap/>
                <w:vAlign w:val="center"/>
                <w:hideMark/>
              </w:tcPr>
            </w:tcPrChange>
          </w:tcPr>
          <w:p w14:paraId="17C7DBCB" w14:textId="30584D7F"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테이블오더</w:t>
            </w:r>
          </w:p>
        </w:tc>
        <w:tc>
          <w:tcPr>
            <w:tcW w:w="1288" w:type="pct"/>
            <w:noWrap/>
            <w:tcMar>
              <w:right w:w="198" w:type="dxa"/>
            </w:tcMar>
            <w:vAlign w:val="center"/>
            <w:tcPrChange w:id="409" w:author="성민 노" w:date="2026-09-08T16:18:00Z" w16du:dateUtc="2026-09-08T07:18:00Z">
              <w:tcPr>
                <w:tcW w:w="1251" w:type="pct"/>
                <w:noWrap/>
                <w:tcMar>
                  <w:right w:w="198" w:type="dxa"/>
                </w:tcMar>
                <w:vAlign w:val="center"/>
              </w:tcPr>
            </w:tcPrChange>
          </w:tcPr>
          <w:p w14:paraId="6947B27E" w14:textId="1D400A4D" w:rsidR="00AA15BE" w:rsidRPr="001F611C" w:rsidRDefault="00C7584A"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187,216원</w:t>
            </w:r>
          </w:p>
        </w:tc>
        <w:tc>
          <w:tcPr>
            <w:tcW w:w="2432" w:type="pct"/>
            <w:noWrap/>
            <w:vAlign w:val="center"/>
            <w:tcPrChange w:id="410" w:author="성민 노" w:date="2026-09-08T16:18:00Z" w16du:dateUtc="2026-09-08T07:18:00Z">
              <w:tcPr>
                <w:tcW w:w="2353" w:type="pct"/>
                <w:noWrap/>
                <w:vAlign w:val="center"/>
              </w:tcPr>
            </w:tcPrChange>
          </w:tcPr>
          <w:p w14:paraId="535A99B5" w14:textId="4A9C86D8"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C7584A" w:rsidRPr="001F611C">
              <w:rPr>
                <w:rFonts w:ascii="맑은 고딕" w:eastAsia="맑은 고딕" w:hAnsi="맑은 고딕" w:cs="굴림" w:hint="eastAsia"/>
                <w:kern w:val="0"/>
                <w:sz w:val="18"/>
                <w:szCs w:val="18"/>
                <w14:ligatures w14:val="none"/>
              </w:rPr>
              <w:t>메뉴판</w:t>
            </w:r>
            <w:r w:rsidR="00C7584A" w:rsidRPr="001F611C">
              <w:rPr>
                <w:rFonts w:ascii="맑은 고딕" w:eastAsia="맑은 고딕" w:hAnsi="맑은 고딕" w:cs="굴림"/>
                <w:kern w:val="0"/>
                <w:sz w:val="18"/>
                <w:szCs w:val="18"/>
                <w14:ligatures w14:val="none"/>
              </w:rPr>
              <w:t xml:space="preserve"> 이용료</w:t>
            </w:r>
            <w:r w:rsidR="00225629" w:rsidRPr="001F611C">
              <w:rPr>
                <w:rFonts w:ascii="맑은 고딕" w:eastAsia="맑은 고딕" w:hAnsi="맑은 고딕" w:cs="굴림" w:hint="eastAsia"/>
                <w:kern w:val="0"/>
                <w:sz w:val="18"/>
                <w:szCs w:val="18"/>
                <w14:ligatures w14:val="none"/>
              </w:rPr>
              <w:t>:</w:t>
            </w:r>
            <w:r w:rsidR="00C7584A" w:rsidRPr="001F611C">
              <w:rPr>
                <w:rFonts w:ascii="맑은 고딕" w:eastAsia="맑은 고딕" w:hAnsi="맑은 고딕" w:cs="굴림"/>
                <w:kern w:val="0"/>
                <w:sz w:val="18"/>
                <w:szCs w:val="18"/>
                <w14:ligatures w14:val="none"/>
              </w:rPr>
              <w:t xml:space="preserve"> 13,000 x 14</w:t>
            </w:r>
            <w:r w:rsidR="00C7584A" w:rsidRPr="001F611C">
              <w:rPr>
                <w:rFonts w:ascii="맑은 고딕" w:eastAsia="맑은 고딕" w:hAnsi="맑은 고딕" w:cs="굴림" w:hint="eastAsia"/>
                <w:kern w:val="0"/>
                <w:sz w:val="18"/>
                <w:szCs w:val="18"/>
                <w14:ligatures w14:val="none"/>
              </w:rPr>
              <w:t>대</w:t>
            </w:r>
          </w:p>
          <w:p w14:paraId="7BCFF1B2" w14:textId="71EDE734" w:rsidR="00C7584A"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xml:space="preserve">- </w:t>
            </w:r>
            <w:r w:rsidR="00C7584A" w:rsidRPr="001F611C">
              <w:rPr>
                <w:rFonts w:ascii="맑은 고딕" w:eastAsia="맑은 고딕" w:hAnsi="맑은 고딕" w:cs="굴림"/>
                <w:kern w:val="0"/>
                <w:sz w:val="18"/>
                <w:szCs w:val="18"/>
                <w14:ligatures w14:val="none"/>
              </w:rPr>
              <w:t>알림판 이용료</w:t>
            </w:r>
            <w:r w:rsidR="00225629" w:rsidRPr="001F611C">
              <w:rPr>
                <w:rFonts w:ascii="맑은 고딕" w:eastAsia="맑은 고딕" w:hAnsi="맑은 고딕" w:cs="굴림" w:hint="eastAsia"/>
                <w:kern w:val="0"/>
                <w:sz w:val="18"/>
                <w:szCs w:val="18"/>
                <w14:ligatures w14:val="none"/>
              </w:rPr>
              <w:t>:</w:t>
            </w:r>
            <w:r w:rsidR="00C7584A" w:rsidRPr="001F611C">
              <w:rPr>
                <w:rFonts w:ascii="맑은 고딕" w:eastAsia="맑은 고딕" w:hAnsi="맑은 고딕" w:cs="굴림"/>
                <w:kern w:val="0"/>
                <w:sz w:val="18"/>
                <w:szCs w:val="18"/>
                <w14:ligatures w14:val="none"/>
              </w:rPr>
              <w:t xml:space="preserve"> 13,000</w:t>
            </w:r>
            <w:r w:rsidR="00C7584A" w:rsidRPr="001F611C">
              <w:rPr>
                <w:rFonts w:ascii="맑은 고딕" w:eastAsia="맑은 고딕" w:hAnsi="맑은 고딕" w:cs="굴림" w:hint="eastAsia"/>
                <w:kern w:val="0"/>
                <w:sz w:val="18"/>
                <w:szCs w:val="18"/>
                <w14:ligatures w14:val="none"/>
              </w:rPr>
              <w:t xml:space="preserve"> x 1</w:t>
            </w:r>
            <w:r w:rsidRPr="001F611C">
              <w:rPr>
                <w:rFonts w:ascii="맑은 고딕" w:eastAsia="맑은 고딕" w:hAnsi="맑은 고딕" w:cs="굴림" w:hint="eastAsia"/>
                <w:kern w:val="0"/>
                <w:sz w:val="18"/>
                <w:szCs w:val="18"/>
                <w14:ligatures w14:val="none"/>
              </w:rPr>
              <w:t>대</w:t>
            </w:r>
          </w:p>
          <w:p w14:paraId="5837B0C8" w14:textId="4ECBB4D2" w:rsidR="00AA15BE"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광고 동의 할인</w:t>
            </w:r>
            <w:r w:rsidR="00225629" w:rsidRPr="001F611C">
              <w:rPr>
                <w:rFonts w:ascii="맑은 고딕" w:eastAsia="맑은 고딕" w:hAnsi="맑은 고딕" w:cs="굴림" w:hint="eastAsia"/>
                <w:kern w:val="0"/>
                <w:sz w:val="18"/>
                <w:szCs w:val="18"/>
                <w14:ligatures w14:val="none"/>
              </w:rPr>
              <w:t>:</w:t>
            </w:r>
            <w:r w:rsidRPr="001F611C">
              <w:rPr>
                <w:rFonts w:ascii="맑은 고딕" w:eastAsia="맑은 고딕" w:hAnsi="맑은 고딕" w:cs="굴림" w:hint="eastAsia"/>
                <w:kern w:val="0"/>
                <w:sz w:val="18"/>
                <w:szCs w:val="18"/>
                <w14:ligatures w14:val="none"/>
              </w:rPr>
              <w:t xml:space="preserve"> -7,784</w:t>
            </w:r>
          </w:p>
          <w:p w14:paraId="2FCB542B" w14:textId="18ED1915" w:rsidR="00225629" w:rsidRPr="001F611C" w:rsidRDefault="00225629"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8월 신청 / 3년 약정</w:t>
            </w:r>
          </w:p>
          <w:p w14:paraId="7E976B01" w14:textId="38304B73" w:rsidR="002B39DD"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단말 요금 4,237,200원 완납</w:t>
            </w:r>
          </w:p>
        </w:tc>
      </w:tr>
      <w:tr w:rsidR="00AA15BE" w:rsidRPr="001F611C" w14:paraId="0F35C506" w14:textId="77777777" w:rsidTr="00CC2FFF">
        <w:trPr>
          <w:trHeight w:val="330"/>
          <w:trPrChange w:id="411" w:author="성민 노" w:date="2026-09-08T16:18:00Z" w16du:dateUtc="2026-09-08T07:18:00Z">
            <w:trPr>
              <w:trHeight w:val="330"/>
            </w:trPr>
          </w:trPrChange>
        </w:trPr>
        <w:tc>
          <w:tcPr>
            <w:tcW w:w="1280" w:type="pct"/>
            <w:noWrap/>
            <w:vAlign w:val="center"/>
            <w:hideMark/>
            <w:tcPrChange w:id="412" w:author="성민 노" w:date="2026-09-08T16:18:00Z" w16du:dateUtc="2026-09-08T07:18:00Z">
              <w:tcPr>
                <w:tcW w:w="1396" w:type="pct"/>
                <w:gridSpan w:val="2"/>
                <w:noWrap/>
                <w:vAlign w:val="center"/>
                <w:hideMark/>
              </w:tcPr>
            </w:tcPrChange>
          </w:tcPr>
          <w:p w14:paraId="65A9066B" w14:textId="65A63BED"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롤스크린 유지보수</w:t>
            </w:r>
          </w:p>
        </w:tc>
        <w:tc>
          <w:tcPr>
            <w:tcW w:w="1288" w:type="pct"/>
            <w:noWrap/>
            <w:tcMar>
              <w:right w:w="198" w:type="dxa"/>
            </w:tcMar>
            <w:vAlign w:val="center"/>
            <w:tcPrChange w:id="413" w:author="성민 노" w:date="2026-09-08T16:18:00Z" w16du:dateUtc="2026-09-08T07:18:00Z">
              <w:tcPr>
                <w:tcW w:w="1251" w:type="pct"/>
                <w:noWrap/>
                <w:tcMar>
                  <w:right w:w="198" w:type="dxa"/>
                </w:tcMar>
                <w:vAlign w:val="center"/>
              </w:tcPr>
            </w:tcPrChange>
          </w:tcPr>
          <w:p w14:paraId="20682E02" w14:textId="261CAF3F" w:rsidR="00AA15BE" w:rsidRPr="001F611C" w:rsidRDefault="002B39DD"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420,000원</w:t>
            </w:r>
          </w:p>
        </w:tc>
        <w:tc>
          <w:tcPr>
            <w:tcW w:w="2432" w:type="pct"/>
            <w:noWrap/>
            <w:vAlign w:val="center"/>
            <w:tcPrChange w:id="414" w:author="성민 노" w:date="2026-09-08T16:18:00Z" w16du:dateUtc="2026-09-08T07:18:00Z">
              <w:tcPr>
                <w:tcW w:w="2353" w:type="pct"/>
                <w:noWrap/>
                <w:vAlign w:val="center"/>
              </w:tcPr>
            </w:tcPrChange>
          </w:tcPr>
          <w:p w14:paraId="57B9D539" w14:textId="0409F551" w:rsidR="00AA15BE" w:rsidRPr="001F611C" w:rsidRDefault="002B39DD"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- 30,000 x 14</w:t>
            </w:r>
          </w:p>
        </w:tc>
      </w:tr>
      <w:tr w:rsidR="00AA15BE" w:rsidRPr="001F611C" w14:paraId="16D0066A" w14:textId="77777777" w:rsidTr="00CC2FFF">
        <w:trPr>
          <w:trHeight w:val="330"/>
          <w:trPrChange w:id="415" w:author="성민 노" w:date="2026-09-08T16:18:00Z" w16du:dateUtc="2026-09-08T07:18:00Z">
            <w:trPr>
              <w:trHeight w:val="330"/>
            </w:trPr>
          </w:trPrChange>
        </w:trPr>
        <w:tc>
          <w:tcPr>
            <w:tcW w:w="1280" w:type="pct"/>
            <w:noWrap/>
            <w:vAlign w:val="center"/>
            <w:hideMark/>
            <w:tcPrChange w:id="416" w:author="성민 노" w:date="2026-09-08T16:18:00Z" w16du:dateUtc="2026-09-08T07:18:00Z">
              <w:tcPr>
                <w:tcW w:w="1396" w:type="pct"/>
                <w:gridSpan w:val="2"/>
                <w:noWrap/>
                <w:vAlign w:val="center"/>
                <w:hideMark/>
              </w:tcPr>
            </w:tcPrChange>
          </w:tcPr>
          <w:p w14:paraId="1CD43E70" w14:textId="1ECB18BE" w:rsidR="00AA15BE" w:rsidRPr="001F611C" w:rsidRDefault="00AA15BE"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인터넷</w:t>
            </w:r>
            <w:r w:rsidR="00225629" w:rsidRPr="001F611C">
              <w:rPr>
                <w:rFonts w:ascii="맑은 고딕" w:eastAsia="맑은 고딕" w:hAnsi="맑은 고딕" w:cs="굴림" w:hint="eastAsia"/>
                <w:b/>
                <w:bCs/>
                <w:color w:val="262626"/>
                <w:kern w:val="0"/>
                <w:sz w:val="18"/>
                <w:szCs w:val="18"/>
                <w14:ligatures w14:val="none"/>
              </w:rPr>
              <w:t>(1Gbps)</w:t>
            </w:r>
          </w:p>
        </w:tc>
        <w:tc>
          <w:tcPr>
            <w:tcW w:w="1288" w:type="pct"/>
            <w:noWrap/>
            <w:tcMar>
              <w:right w:w="198" w:type="dxa"/>
            </w:tcMar>
            <w:vAlign w:val="center"/>
            <w:tcPrChange w:id="417" w:author="성민 노" w:date="2026-09-08T16:18:00Z" w16du:dateUtc="2026-09-08T07:18:00Z">
              <w:tcPr>
                <w:tcW w:w="1251" w:type="pct"/>
                <w:noWrap/>
                <w:tcMar>
                  <w:right w:w="198" w:type="dxa"/>
                </w:tcMar>
                <w:vAlign w:val="center"/>
              </w:tcPr>
            </w:tcPrChange>
          </w:tcPr>
          <w:p w14:paraId="156C1E90" w14:textId="1C00461D" w:rsidR="00AA15BE" w:rsidRPr="001F611C" w:rsidRDefault="00783DB5" w:rsidP="00C7584A">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15,000원</w:t>
            </w:r>
          </w:p>
        </w:tc>
        <w:tc>
          <w:tcPr>
            <w:tcW w:w="2432" w:type="pct"/>
            <w:noWrap/>
            <w:vAlign w:val="center"/>
            <w:tcPrChange w:id="418" w:author="성민 노" w:date="2026-09-08T16:18:00Z" w16du:dateUtc="2026-09-08T07:18:00Z">
              <w:tcPr>
                <w:tcW w:w="2353" w:type="pct"/>
                <w:noWrap/>
                <w:vAlign w:val="center"/>
              </w:tcPr>
            </w:tcPrChange>
          </w:tcPr>
          <w:p w14:paraId="6FDD45EA" w14:textId="7A203A13" w:rsidR="00AA15BE" w:rsidRPr="001F611C" w:rsidRDefault="00225629" w:rsidP="00AA15BE">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11월 신청, 3년 약정</w:t>
            </w:r>
          </w:p>
        </w:tc>
      </w:tr>
      <w:tr w:rsidR="00AD5F67" w:rsidRPr="001F611C" w14:paraId="58376B2D" w14:textId="77777777" w:rsidTr="00CC2FFF">
        <w:trPr>
          <w:trHeight w:val="330"/>
          <w:trPrChange w:id="419" w:author="성민 노" w:date="2026-09-08T16:18:00Z" w16du:dateUtc="2026-09-08T07:18:00Z">
            <w:trPr>
              <w:trHeight w:val="330"/>
            </w:trPr>
          </w:trPrChange>
        </w:trPr>
        <w:tc>
          <w:tcPr>
            <w:tcW w:w="1280" w:type="pct"/>
            <w:noWrap/>
            <w:vAlign w:val="center"/>
            <w:tcPrChange w:id="420" w:author="성민 노" w:date="2026-09-08T16:18:00Z" w16du:dateUtc="2026-09-08T07:18:00Z">
              <w:tcPr>
                <w:tcW w:w="1396" w:type="pct"/>
                <w:gridSpan w:val="2"/>
                <w:noWrap/>
                <w:vAlign w:val="center"/>
              </w:tcPr>
            </w:tcPrChange>
          </w:tcPr>
          <w:p w14:paraId="6F5A4EB0" w14:textId="7B3C86BA"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IPTV</w:t>
            </w:r>
          </w:p>
        </w:tc>
        <w:tc>
          <w:tcPr>
            <w:tcW w:w="1288" w:type="pct"/>
            <w:noWrap/>
            <w:tcMar>
              <w:right w:w="198" w:type="dxa"/>
            </w:tcMar>
            <w:vAlign w:val="center"/>
            <w:tcPrChange w:id="421" w:author="성민 노" w:date="2026-09-08T16:18:00Z" w16du:dateUtc="2026-09-08T07:18:00Z">
              <w:tcPr>
                <w:tcW w:w="1251" w:type="pct"/>
                <w:noWrap/>
                <w:tcMar>
                  <w:right w:w="198" w:type="dxa"/>
                </w:tcMar>
                <w:vAlign w:val="center"/>
              </w:tcPr>
            </w:tcPrChange>
          </w:tcPr>
          <w:p w14:paraId="76899EAF" w14:textId="5C0998C9" w:rsidR="00AD5F67" w:rsidRPr="001F611C" w:rsidRDefault="00AD5F67"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42,000원</w:t>
            </w:r>
          </w:p>
        </w:tc>
        <w:tc>
          <w:tcPr>
            <w:tcW w:w="2432" w:type="pct"/>
            <w:noWrap/>
            <w:vAlign w:val="center"/>
            <w:tcPrChange w:id="422" w:author="성민 노" w:date="2026-09-08T16:18:00Z" w16du:dateUtc="2026-09-08T07:18:00Z">
              <w:tcPr>
                <w:tcW w:w="2353" w:type="pct"/>
                <w:noWrap/>
                <w:vAlign w:val="center"/>
              </w:tcPr>
            </w:tcPrChange>
          </w:tcPr>
          <w:p w14:paraId="18999D62" w14:textId="157444A8" w:rsidR="00AD5F67" w:rsidRPr="001F611C" w:rsidRDefault="00225629"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- 2025년 11월 신청, 3년 약정</w:t>
            </w:r>
          </w:p>
        </w:tc>
      </w:tr>
      <w:tr w:rsidR="00AD5F67" w:rsidRPr="001F611C" w14:paraId="54ABD8E3" w14:textId="77777777" w:rsidTr="00CC2FFF">
        <w:trPr>
          <w:trHeight w:val="330"/>
          <w:trPrChange w:id="423" w:author="성민 노" w:date="2026-09-08T16:18:00Z" w16du:dateUtc="2026-09-08T07:18:00Z">
            <w:trPr>
              <w:trHeight w:val="330"/>
            </w:trPr>
          </w:trPrChange>
        </w:trPr>
        <w:tc>
          <w:tcPr>
            <w:tcW w:w="1280" w:type="pct"/>
            <w:noWrap/>
            <w:vAlign w:val="center"/>
            <w:hideMark/>
            <w:tcPrChange w:id="424" w:author="성민 노" w:date="2026-09-08T16:18:00Z" w16du:dateUtc="2026-09-08T07:18:00Z">
              <w:tcPr>
                <w:tcW w:w="1396" w:type="pct"/>
                <w:gridSpan w:val="2"/>
                <w:noWrap/>
                <w:vAlign w:val="center"/>
                <w:hideMark/>
              </w:tcPr>
            </w:tcPrChange>
          </w:tcPr>
          <w:p w14:paraId="4592D345" w14:textId="1CAC7738"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KT텔레캅</w:t>
            </w:r>
          </w:p>
        </w:tc>
        <w:tc>
          <w:tcPr>
            <w:tcW w:w="1288" w:type="pct"/>
            <w:noWrap/>
            <w:tcMar>
              <w:right w:w="198" w:type="dxa"/>
            </w:tcMar>
            <w:vAlign w:val="center"/>
            <w:tcPrChange w:id="425" w:author="성민 노" w:date="2026-09-08T16:18:00Z" w16du:dateUtc="2026-09-08T07:18:00Z">
              <w:tcPr>
                <w:tcW w:w="1251" w:type="pct"/>
                <w:noWrap/>
                <w:tcMar>
                  <w:right w:w="198" w:type="dxa"/>
                </w:tcMar>
                <w:vAlign w:val="center"/>
              </w:tcPr>
            </w:tcPrChange>
          </w:tcPr>
          <w:p w14:paraId="2CBFD1D6" w14:textId="46A3C97D" w:rsidR="00AD5F67" w:rsidRPr="001F611C" w:rsidRDefault="00AD5F67"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97,000원</w:t>
            </w:r>
          </w:p>
        </w:tc>
        <w:tc>
          <w:tcPr>
            <w:tcW w:w="2432" w:type="pct"/>
            <w:noWrap/>
            <w:vAlign w:val="center"/>
            <w:tcPrChange w:id="426" w:author="성민 노" w:date="2026-09-08T16:18:00Z" w16du:dateUtc="2026-09-08T07:18:00Z">
              <w:tcPr>
                <w:tcW w:w="2353" w:type="pct"/>
                <w:noWrap/>
                <w:vAlign w:val="center"/>
              </w:tcPr>
            </w:tcPrChange>
          </w:tcPr>
          <w:p w14:paraId="55E1DB6D" w14:textId="1118C485" w:rsidR="00AD5F67" w:rsidRPr="001F611C" w:rsidRDefault="006D4369"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color w:val="262626"/>
                <w:kern w:val="0"/>
                <w:sz w:val="18"/>
                <w:szCs w:val="18"/>
                <w14:ligatures w14:val="none"/>
              </w:rPr>
              <w:t>- CCTV/보안</w:t>
            </w:r>
          </w:p>
        </w:tc>
      </w:tr>
      <w:tr w:rsidR="00481047" w:rsidRPr="001F611C" w14:paraId="4DA4BC2E" w14:textId="77777777" w:rsidTr="00CC2FFF">
        <w:trPr>
          <w:trHeight w:val="330"/>
          <w:ins w:id="427" w:author="성민 노" w:date="2026-09-08T16:08:00Z"/>
          <w:trPrChange w:id="428" w:author="성민 노" w:date="2026-09-08T16:18:00Z" w16du:dateUtc="2026-09-08T07:18:00Z">
            <w:trPr>
              <w:trHeight w:val="330"/>
            </w:trPr>
          </w:trPrChange>
        </w:trPr>
        <w:tc>
          <w:tcPr>
            <w:tcW w:w="1280" w:type="pct"/>
            <w:noWrap/>
            <w:vAlign w:val="center"/>
            <w:tcPrChange w:id="429" w:author="성민 노" w:date="2026-09-08T16:18:00Z" w16du:dateUtc="2026-09-08T07:18:00Z">
              <w:tcPr>
                <w:tcW w:w="1396" w:type="pct"/>
                <w:gridSpan w:val="2"/>
                <w:noWrap/>
                <w:vAlign w:val="center"/>
              </w:tcPr>
            </w:tcPrChange>
          </w:tcPr>
          <w:p w14:paraId="556B804E" w14:textId="759F8879" w:rsidR="00481047" w:rsidRPr="001F611C" w:rsidRDefault="00481047" w:rsidP="00FC2A52">
            <w:pPr>
              <w:widowControl/>
              <w:wordWrap/>
              <w:autoSpaceDE/>
              <w:autoSpaceDN/>
              <w:spacing w:after="0"/>
              <w:jc w:val="center"/>
              <w:rPr>
                <w:ins w:id="430" w:author="성민 노" w:date="2026-09-08T16:08:00Z" w16du:dateUtc="2026-09-08T07:08:00Z"/>
                <w:rFonts w:ascii="맑은 고딕" w:eastAsia="맑은 고딕" w:hAnsi="맑은 고딕" w:cs="굴림"/>
                <w:b/>
                <w:bCs/>
                <w:color w:val="262626"/>
                <w:kern w:val="0"/>
                <w:sz w:val="18"/>
                <w:szCs w:val="18"/>
                <w14:ligatures w14:val="none"/>
              </w:rPr>
            </w:pPr>
            <w:ins w:id="431" w:author="성민 노" w:date="2026-09-08T16:08:00Z" w16du:dateUtc="2026-09-08T07:08:00Z">
              <w:r>
                <w:rPr>
                  <w:rFonts w:ascii="맑은 고딕" w:eastAsia="맑은 고딕" w:hAnsi="맑은 고딕" w:cs="굴림" w:hint="eastAsia"/>
                  <w:b/>
                  <w:bCs/>
                  <w:color w:val="262626"/>
                  <w:kern w:val="0"/>
                  <w:sz w:val="18"/>
                  <w:szCs w:val="18"/>
                  <w14:ligatures w14:val="none"/>
                </w:rPr>
                <w:t>POS</w:t>
              </w:r>
              <w:r w:rsidR="00961485">
                <w:rPr>
                  <w:rFonts w:ascii="맑은 고딕" w:eastAsia="맑은 고딕" w:hAnsi="맑은 고딕" w:cs="굴림" w:hint="eastAsia"/>
                  <w:b/>
                  <w:bCs/>
                  <w:color w:val="262626"/>
                  <w:kern w:val="0"/>
                  <w:sz w:val="18"/>
                  <w:szCs w:val="18"/>
                  <w14:ligatures w14:val="none"/>
                </w:rPr>
                <w:t>관리</w:t>
              </w:r>
            </w:ins>
          </w:p>
        </w:tc>
        <w:tc>
          <w:tcPr>
            <w:tcW w:w="1288" w:type="pct"/>
            <w:noWrap/>
            <w:tcMar>
              <w:right w:w="198" w:type="dxa"/>
            </w:tcMar>
            <w:vAlign w:val="center"/>
            <w:tcPrChange w:id="432" w:author="성민 노" w:date="2026-09-08T16:18:00Z" w16du:dateUtc="2026-09-08T07:18:00Z">
              <w:tcPr>
                <w:tcW w:w="1251" w:type="pct"/>
                <w:noWrap/>
                <w:tcMar>
                  <w:right w:w="198" w:type="dxa"/>
                </w:tcMar>
                <w:vAlign w:val="center"/>
              </w:tcPr>
            </w:tcPrChange>
          </w:tcPr>
          <w:p w14:paraId="18261737" w14:textId="7287F911" w:rsidR="00481047" w:rsidRPr="001F611C" w:rsidRDefault="00961485" w:rsidP="00AD5F67">
            <w:pPr>
              <w:widowControl/>
              <w:wordWrap/>
              <w:autoSpaceDE/>
              <w:autoSpaceDN/>
              <w:spacing w:after="0"/>
              <w:jc w:val="right"/>
              <w:rPr>
                <w:ins w:id="433" w:author="성민 노" w:date="2026-09-08T16:08:00Z" w16du:dateUtc="2026-09-08T07:08:00Z"/>
                <w:rFonts w:ascii="맑은 고딕" w:eastAsia="맑은 고딕" w:hAnsi="맑은 고딕" w:cs="굴림"/>
                <w:color w:val="262626"/>
                <w:kern w:val="0"/>
                <w:sz w:val="18"/>
                <w:szCs w:val="18"/>
                <w14:ligatures w14:val="none"/>
              </w:rPr>
            </w:pPr>
            <w:ins w:id="434" w:author="성민 노" w:date="2026-09-08T16:09:00Z" w16du:dateUtc="2026-09-08T07:09:00Z">
              <w:r>
                <w:rPr>
                  <w:rFonts w:ascii="맑은 고딕" w:eastAsia="맑은 고딕" w:hAnsi="맑은 고딕" w:cs="굴림" w:hint="eastAsia"/>
                  <w:color w:val="262626"/>
                  <w:kern w:val="0"/>
                  <w:sz w:val="18"/>
                  <w:szCs w:val="18"/>
                  <w14:ligatures w14:val="none"/>
                </w:rPr>
                <w:t>4,000원</w:t>
              </w:r>
            </w:ins>
          </w:p>
        </w:tc>
        <w:tc>
          <w:tcPr>
            <w:tcW w:w="2432" w:type="pct"/>
            <w:noWrap/>
            <w:vAlign w:val="center"/>
            <w:tcPrChange w:id="435" w:author="성민 노" w:date="2026-09-08T16:18:00Z" w16du:dateUtc="2026-09-08T07:18:00Z">
              <w:tcPr>
                <w:tcW w:w="2353" w:type="pct"/>
                <w:noWrap/>
                <w:vAlign w:val="center"/>
              </w:tcPr>
            </w:tcPrChange>
          </w:tcPr>
          <w:p w14:paraId="08555B85" w14:textId="4ADD017D" w:rsidR="00481047" w:rsidRPr="001F611C" w:rsidRDefault="00961485" w:rsidP="00AD5F67">
            <w:pPr>
              <w:widowControl/>
              <w:wordWrap/>
              <w:autoSpaceDE/>
              <w:autoSpaceDN/>
              <w:spacing w:after="0"/>
              <w:rPr>
                <w:ins w:id="436" w:author="성민 노" w:date="2026-09-08T16:08:00Z" w16du:dateUtc="2026-09-08T07:08:00Z"/>
                <w:rFonts w:ascii="맑은 고딕" w:eastAsia="맑은 고딕" w:hAnsi="맑은 고딕" w:cs="굴림"/>
                <w:color w:val="262626"/>
                <w:kern w:val="0"/>
                <w:sz w:val="18"/>
                <w:szCs w:val="18"/>
                <w14:ligatures w14:val="none"/>
              </w:rPr>
            </w:pPr>
            <w:ins w:id="437" w:author="성민 노" w:date="2026-09-08T16:09:00Z" w16du:dateUtc="2026-09-08T07:09:00Z">
              <w:r>
                <w:rPr>
                  <w:rFonts w:ascii="맑은 고딕" w:eastAsia="맑은 고딕" w:hAnsi="맑은 고딕" w:cs="굴림" w:hint="eastAsia"/>
                  <w:color w:val="262626"/>
                  <w:kern w:val="0"/>
                  <w:sz w:val="18"/>
                  <w:szCs w:val="18"/>
                  <w14:ligatures w14:val="none"/>
                </w:rPr>
                <w:t>- POS 유지보수</w:t>
              </w:r>
            </w:ins>
          </w:p>
        </w:tc>
      </w:tr>
      <w:tr w:rsidR="00AD5F67" w:rsidRPr="001F611C" w14:paraId="03F2D178" w14:textId="77777777" w:rsidTr="00CC2FFF">
        <w:trPr>
          <w:trHeight w:val="330"/>
          <w:trPrChange w:id="438" w:author="성민 노" w:date="2026-09-08T16:18:00Z" w16du:dateUtc="2026-09-08T07:18:00Z">
            <w:trPr>
              <w:trHeight w:val="330"/>
            </w:trPr>
          </w:trPrChange>
        </w:trPr>
        <w:tc>
          <w:tcPr>
            <w:tcW w:w="1280" w:type="pct"/>
            <w:noWrap/>
            <w:vAlign w:val="center"/>
            <w:tcPrChange w:id="439" w:author="성민 노" w:date="2026-09-08T16:18:00Z" w16du:dateUtc="2026-09-08T07:18:00Z">
              <w:tcPr>
                <w:tcW w:w="1396" w:type="pct"/>
                <w:gridSpan w:val="2"/>
                <w:noWrap/>
                <w:vAlign w:val="center"/>
              </w:tcPr>
            </w:tcPrChange>
          </w:tcPr>
          <w:p w14:paraId="5FAC52B5" w14:textId="43096684" w:rsidR="00AD5F67" w:rsidRPr="001F611C" w:rsidRDefault="00465408"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전화요금</w:t>
            </w:r>
          </w:p>
        </w:tc>
        <w:tc>
          <w:tcPr>
            <w:tcW w:w="1288" w:type="pct"/>
            <w:noWrap/>
            <w:tcMar>
              <w:right w:w="198" w:type="dxa"/>
            </w:tcMar>
            <w:vAlign w:val="center"/>
            <w:tcPrChange w:id="440" w:author="성민 노" w:date="2026-09-08T16:18:00Z" w16du:dateUtc="2026-09-08T07:18:00Z">
              <w:tcPr>
                <w:tcW w:w="1251" w:type="pct"/>
                <w:noWrap/>
                <w:tcMar>
                  <w:right w:w="198" w:type="dxa"/>
                </w:tcMar>
                <w:vAlign w:val="center"/>
              </w:tcPr>
            </w:tcPrChange>
          </w:tcPr>
          <w:p w14:paraId="70EDC636" w14:textId="16338BE7" w:rsidR="00AD5F67" w:rsidRPr="001F611C" w:rsidRDefault="00AD5F67"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월 변동</w:t>
            </w:r>
          </w:p>
        </w:tc>
        <w:tc>
          <w:tcPr>
            <w:tcW w:w="2432" w:type="pct"/>
            <w:noWrap/>
            <w:vAlign w:val="center"/>
            <w:tcPrChange w:id="441" w:author="성민 노" w:date="2026-09-08T16:18:00Z" w16du:dateUtc="2026-09-08T07:18:00Z">
              <w:tcPr>
                <w:tcW w:w="2353" w:type="pct"/>
                <w:noWrap/>
                <w:vAlign w:val="center"/>
              </w:tcPr>
            </w:tcPrChange>
          </w:tcPr>
          <w:p w14:paraId="6CDA0B5D" w14:textId="7F2C9AD9" w:rsidR="00AD5F67" w:rsidRPr="001F611C" w:rsidRDefault="00AD5F67" w:rsidP="00AD5F67">
            <w:pPr>
              <w:widowControl/>
              <w:wordWrap/>
              <w:autoSpaceDE/>
              <w:autoSpaceDN/>
              <w:spacing w:after="0"/>
              <w:rPr>
                <w:rFonts w:ascii="맑은 고딕" w:eastAsia="맑은 고딕" w:hAnsi="맑은 고딕" w:cs="굴림"/>
                <w:kern w:val="0"/>
                <w:sz w:val="18"/>
                <w:szCs w:val="18"/>
                <w14:ligatures w14:val="none"/>
              </w:rPr>
            </w:pPr>
          </w:p>
        </w:tc>
      </w:tr>
      <w:tr w:rsidR="00AD5F67" w:rsidRPr="001F611C" w14:paraId="7DB20F10" w14:textId="77777777" w:rsidTr="00CC2FFF">
        <w:trPr>
          <w:trHeight w:val="345"/>
          <w:trPrChange w:id="442" w:author="성민 노" w:date="2026-09-08T16:18:00Z" w16du:dateUtc="2026-09-08T07:18:00Z">
            <w:trPr>
              <w:trHeight w:val="345"/>
            </w:trPr>
          </w:trPrChange>
        </w:trPr>
        <w:tc>
          <w:tcPr>
            <w:tcW w:w="1280" w:type="pct"/>
            <w:noWrap/>
            <w:vAlign w:val="center"/>
            <w:hideMark/>
            <w:tcPrChange w:id="443" w:author="성민 노" w:date="2026-09-08T16:18:00Z" w16du:dateUtc="2026-09-08T07:18:00Z">
              <w:tcPr>
                <w:tcW w:w="1396" w:type="pct"/>
                <w:gridSpan w:val="2"/>
                <w:noWrap/>
                <w:vAlign w:val="center"/>
                <w:hideMark/>
              </w:tcPr>
            </w:tcPrChange>
          </w:tcPr>
          <w:p w14:paraId="155AA49D" w14:textId="32ABA164"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정수기 렌탈</w:t>
            </w:r>
          </w:p>
        </w:tc>
        <w:tc>
          <w:tcPr>
            <w:tcW w:w="1288" w:type="pct"/>
            <w:noWrap/>
            <w:tcMar>
              <w:right w:w="198" w:type="dxa"/>
            </w:tcMar>
            <w:vAlign w:val="center"/>
            <w:tcPrChange w:id="444" w:author="성민 노" w:date="2026-09-08T16:18:00Z" w16du:dateUtc="2026-09-08T07:18:00Z">
              <w:tcPr>
                <w:tcW w:w="1251" w:type="pct"/>
                <w:noWrap/>
                <w:tcMar>
                  <w:right w:w="198" w:type="dxa"/>
                </w:tcMar>
                <w:vAlign w:val="center"/>
              </w:tcPr>
            </w:tcPrChange>
          </w:tcPr>
          <w:p w14:paraId="5169E178" w14:textId="4A81BCB4" w:rsidR="00AD5F67" w:rsidRPr="001F611C" w:rsidRDefault="00465408"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104,093</w:t>
            </w:r>
            <w:r w:rsidR="00AD5F67" w:rsidRPr="001F611C">
              <w:rPr>
                <w:rFonts w:ascii="맑은 고딕" w:eastAsia="맑은 고딕" w:hAnsi="맑은 고딕" w:cs="굴림" w:hint="eastAsia"/>
                <w:color w:val="262626"/>
                <w:kern w:val="0"/>
                <w:sz w:val="18"/>
                <w:szCs w:val="18"/>
                <w14:ligatures w14:val="none"/>
              </w:rPr>
              <w:t>원</w:t>
            </w:r>
          </w:p>
        </w:tc>
        <w:tc>
          <w:tcPr>
            <w:tcW w:w="2432" w:type="pct"/>
            <w:noWrap/>
            <w:vAlign w:val="center"/>
            <w:tcPrChange w:id="445" w:author="성민 노" w:date="2026-09-08T16:18:00Z" w16du:dateUtc="2026-09-08T07:18:00Z">
              <w:tcPr>
                <w:tcW w:w="2353" w:type="pct"/>
                <w:noWrap/>
                <w:vAlign w:val="center"/>
              </w:tcPr>
            </w:tcPrChange>
          </w:tcPr>
          <w:p w14:paraId="65FB888A" w14:textId="27AC96BB" w:rsidR="00AD5F67" w:rsidRPr="001F611C" w:rsidRDefault="00AD5F67"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청호나이스</w:t>
            </w:r>
            <w:ins w:id="446" w:author="성민 노" w:date="2026-09-08T16:10:00Z" w16du:dateUtc="2026-09-08T07:10:00Z">
              <w:r w:rsidR="00FF53AA">
                <w:rPr>
                  <w:rFonts w:ascii="맑은 고딕" w:eastAsia="맑은 고딕" w:hAnsi="맑은 고딕" w:cs="굴림" w:hint="eastAsia"/>
                  <w:kern w:val="0"/>
                  <w:sz w:val="18"/>
                  <w:szCs w:val="18"/>
                  <w14:ligatures w14:val="none"/>
                </w:rPr>
                <w:t>, 쿠쿠 정수기 이용료</w:t>
              </w:r>
            </w:ins>
            <w:del w:id="447" w:author="성민 노" w:date="2026-09-08T16:10:00Z" w16du:dateUtc="2026-09-08T07:10:00Z">
              <w:r w:rsidRPr="001F611C" w:rsidDel="00FF53AA">
                <w:rPr>
                  <w:rFonts w:ascii="맑은 고딕" w:eastAsia="맑은 고딕" w:hAnsi="맑은 고딕" w:cs="굴림" w:hint="eastAsia"/>
                  <w:kern w:val="0"/>
                  <w:sz w:val="18"/>
                  <w:szCs w:val="18"/>
                  <w14:ligatures w14:val="none"/>
                </w:rPr>
                <w:delText xml:space="preserve"> 46,273 / 쿠쿠</w:delText>
              </w:r>
              <w:r w:rsidR="00465408" w:rsidRPr="001F611C" w:rsidDel="00FF53AA">
                <w:rPr>
                  <w:rFonts w:ascii="맑은 고딕" w:eastAsia="맑은 고딕" w:hAnsi="맑은 고딕" w:cs="굴림" w:hint="eastAsia"/>
                  <w:kern w:val="0"/>
                  <w:sz w:val="18"/>
                  <w:szCs w:val="18"/>
                  <w14:ligatures w14:val="none"/>
                </w:rPr>
                <w:delText xml:space="preserve"> 57,820</w:delText>
              </w:r>
            </w:del>
          </w:p>
        </w:tc>
      </w:tr>
      <w:tr w:rsidR="00AD5F67" w:rsidRPr="001F611C" w14:paraId="7CF562F5" w14:textId="77777777" w:rsidTr="00CC2FFF">
        <w:trPr>
          <w:trHeight w:val="345"/>
          <w:trPrChange w:id="448" w:author="성민 노" w:date="2026-09-08T16:18:00Z" w16du:dateUtc="2026-09-08T07:18:00Z">
            <w:trPr>
              <w:trHeight w:val="345"/>
            </w:trPr>
          </w:trPrChange>
        </w:trPr>
        <w:tc>
          <w:tcPr>
            <w:tcW w:w="1280" w:type="pct"/>
            <w:noWrap/>
            <w:vAlign w:val="center"/>
            <w:tcPrChange w:id="449" w:author="성민 노" w:date="2026-09-08T16:18:00Z" w16du:dateUtc="2026-09-08T07:18:00Z">
              <w:tcPr>
                <w:tcW w:w="1396" w:type="pct"/>
                <w:gridSpan w:val="2"/>
                <w:noWrap/>
                <w:vAlign w:val="center"/>
              </w:tcPr>
            </w:tcPrChange>
          </w:tcPr>
          <w:p w14:paraId="651F503F" w14:textId="42501F8D" w:rsidR="00AD5F67" w:rsidRPr="001F611C" w:rsidRDefault="00AD5F67"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r w:rsidRPr="001F611C">
              <w:rPr>
                <w:rFonts w:ascii="맑은 고딕" w:eastAsia="맑은 고딕" w:hAnsi="맑은 고딕" w:cs="굴림" w:hint="eastAsia"/>
                <w:b/>
                <w:bCs/>
                <w:color w:val="262626"/>
                <w:kern w:val="0"/>
                <w:sz w:val="18"/>
                <w:szCs w:val="18"/>
                <w14:ligatures w14:val="none"/>
              </w:rPr>
              <w:t>공기청정기 렌탈</w:t>
            </w:r>
          </w:p>
        </w:tc>
        <w:tc>
          <w:tcPr>
            <w:tcW w:w="1288" w:type="pct"/>
            <w:noWrap/>
            <w:tcMar>
              <w:right w:w="198" w:type="dxa"/>
            </w:tcMar>
            <w:vAlign w:val="center"/>
            <w:tcPrChange w:id="450" w:author="성민 노" w:date="2026-09-08T16:18:00Z" w16du:dateUtc="2026-09-08T07:18:00Z">
              <w:tcPr>
                <w:tcW w:w="1251" w:type="pct"/>
                <w:noWrap/>
                <w:tcMar>
                  <w:right w:w="198" w:type="dxa"/>
                </w:tcMar>
                <w:vAlign w:val="center"/>
              </w:tcPr>
            </w:tcPrChange>
          </w:tcPr>
          <w:p w14:paraId="7D5678D8" w14:textId="685B7270" w:rsidR="00AD5F67" w:rsidRPr="001F611C" w:rsidRDefault="00465408" w:rsidP="00AD5F67">
            <w:pPr>
              <w:widowControl/>
              <w:wordWrap/>
              <w:autoSpaceDE/>
              <w:autoSpaceDN/>
              <w:spacing w:after="0"/>
              <w:jc w:val="right"/>
              <w:rPr>
                <w:rFonts w:ascii="맑은 고딕" w:eastAsia="맑은 고딕" w:hAnsi="맑은 고딕" w:cs="굴림"/>
                <w:color w:val="262626"/>
                <w:kern w:val="0"/>
                <w:sz w:val="18"/>
                <w:szCs w:val="18"/>
                <w14:ligatures w14:val="none"/>
              </w:rPr>
            </w:pPr>
            <w:r w:rsidRPr="001F611C">
              <w:rPr>
                <w:rFonts w:ascii="맑은 고딕" w:eastAsia="맑은 고딕" w:hAnsi="맑은 고딕" w:cs="굴림" w:hint="eastAsia"/>
                <w:color w:val="262626"/>
                <w:kern w:val="0"/>
                <w:sz w:val="18"/>
                <w:szCs w:val="18"/>
                <w14:ligatures w14:val="none"/>
              </w:rPr>
              <w:t>130,184</w:t>
            </w:r>
            <w:r w:rsidR="00AD5F67" w:rsidRPr="001F611C">
              <w:rPr>
                <w:rFonts w:ascii="맑은 고딕" w:eastAsia="맑은 고딕" w:hAnsi="맑은 고딕" w:cs="굴림" w:hint="eastAsia"/>
                <w:color w:val="262626"/>
                <w:kern w:val="0"/>
                <w:sz w:val="18"/>
                <w:szCs w:val="18"/>
                <w14:ligatures w14:val="none"/>
              </w:rPr>
              <w:t>원</w:t>
            </w:r>
          </w:p>
        </w:tc>
        <w:tc>
          <w:tcPr>
            <w:tcW w:w="2432" w:type="pct"/>
            <w:noWrap/>
            <w:vAlign w:val="center"/>
            <w:tcPrChange w:id="451" w:author="성민 노" w:date="2026-09-08T16:18:00Z" w16du:dateUtc="2026-09-08T07:18:00Z">
              <w:tcPr>
                <w:tcW w:w="2353" w:type="pct"/>
                <w:noWrap/>
                <w:vAlign w:val="center"/>
              </w:tcPr>
            </w:tcPrChange>
          </w:tcPr>
          <w:p w14:paraId="7966EF40" w14:textId="15BC3172" w:rsidR="00AD5F67" w:rsidRPr="001F611C" w:rsidRDefault="00AD5F67" w:rsidP="00AD5F67">
            <w:pPr>
              <w:widowControl/>
              <w:wordWrap/>
              <w:autoSpaceDE/>
              <w:autoSpaceDN/>
              <w:spacing w:after="0"/>
              <w:rPr>
                <w:rFonts w:ascii="맑은 고딕" w:eastAsia="맑은 고딕" w:hAnsi="맑은 고딕" w:cs="굴림"/>
                <w:kern w:val="0"/>
                <w:sz w:val="18"/>
                <w:szCs w:val="18"/>
                <w14:ligatures w14:val="none"/>
              </w:rPr>
            </w:pPr>
            <w:r w:rsidRPr="001F611C">
              <w:rPr>
                <w:rFonts w:ascii="맑은 고딕" w:eastAsia="맑은 고딕" w:hAnsi="맑은 고딕" w:cs="굴림" w:hint="eastAsia"/>
                <w:kern w:val="0"/>
                <w:sz w:val="18"/>
                <w:szCs w:val="18"/>
                <w14:ligatures w14:val="none"/>
              </w:rPr>
              <w:t>쿠쿠</w:t>
            </w:r>
            <w:ins w:id="452" w:author="성민 노" w:date="2026-09-08T16:10:00Z" w16du:dateUtc="2026-09-08T07:10:00Z">
              <w:r w:rsidR="005366FB">
                <w:rPr>
                  <w:rFonts w:ascii="맑은 고딕" w:eastAsia="맑은 고딕" w:hAnsi="맑은 고딕" w:cs="굴림" w:hint="eastAsia"/>
                  <w:kern w:val="0"/>
                  <w:sz w:val="18"/>
                  <w:szCs w:val="18"/>
                  <w14:ligatures w14:val="none"/>
                </w:rPr>
                <w:t xml:space="preserve"> 공기청정기 이용료</w:t>
              </w:r>
            </w:ins>
          </w:p>
        </w:tc>
      </w:tr>
      <w:tr w:rsidR="00A9288E" w:rsidRPr="001F611C" w14:paraId="49B83375" w14:textId="77777777" w:rsidTr="00CC2FFF">
        <w:trPr>
          <w:trHeight w:val="345"/>
          <w:trPrChange w:id="453" w:author="성민 노" w:date="2026-09-08T16:18:00Z" w16du:dateUtc="2026-09-08T07:18:00Z">
            <w:trPr>
              <w:trHeight w:val="345"/>
            </w:trPr>
          </w:trPrChange>
        </w:trPr>
        <w:tc>
          <w:tcPr>
            <w:tcW w:w="1280" w:type="pct"/>
            <w:noWrap/>
            <w:vAlign w:val="center"/>
            <w:tcPrChange w:id="454" w:author="성민 노" w:date="2026-09-08T16:18:00Z" w16du:dateUtc="2026-09-08T07:18:00Z">
              <w:tcPr>
                <w:tcW w:w="1396" w:type="pct"/>
                <w:gridSpan w:val="2"/>
                <w:noWrap/>
                <w:vAlign w:val="center"/>
              </w:tcPr>
            </w:tcPrChange>
          </w:tcPr>
          <w:p w14:paraId="1B2C092C" w14:textId="1E6E2C80" w:rsidR="00A9288E" w:rsidRPr="001F611C" w:rsidRDefault="007C5249" w:rsidP="00FC2A52">
            <w:pPr>
              <w:widowControl/>
              <w:wordWrap/>
              <w:autoSpaceDE/>
              <w:autoSpaceDN/>
              <w:spacing w:after="0"/>
              <w:jc w:val="center"/>
              <w:rPr>
                <w:rFonts w:ascii="맑은 고딕" w:eastAsia="맑은 고딕" w:hAnsi="맑은 고딕" w:cs="굴림"/>
                <w:b/>
                <w:bCs/>
                <w:color w:val="262626"/>
                <w:kern w:val="0"/>
                <w:sz w:val="18"/>
                <w:szCs w:val="18"/>
                <w14:ligatures w14:val="none"/>
              </w:rPr>
            </w:pPr>
            <w:ins w:id="455" w:author="성민 노" w:date="2026-09-08T16:09:00Z" w16du:dateUtc="2026-09-08T07:09:00Z">
              <w:r>
                <w:rPr>
                  <w:rFonts w:ascii="맑은 고딕" w:eastAsia="맑은 고딕" w:hAnsi="맑은 고딕" w:cs="굴림" w:hint="eastAsia"/>
                  <w:b/>
                  <w:bCs/>
                  <w:color w:val="262626"/>
                  <w:kern w:val="0"/>
                  <w:sz w:val="18"/>
                  <w:szCs w:val="18"/>
                  <w14:ligatures w14:val="none"/>
                </w:rPr>
                <w:t>도도포인트</w:t>
              </w:r>
            </w:ins>
          </w:p>
        </w:tc>
        <w:tc>
          <w:tcPr>
            <w:tcW w:w="1288" w:type="pct"/>
            <w:noWrap/>
            <w:tcMar>
              <w:right w:w="198" w:type="dxa"/>
            </w:tcMar>
            <w:vAlign w:val="center"/>
            <w:tcPrChange w:id="456" w:author="성민 노" w:date="2026-09-08T16:18:00Z" w16du:dateUtc="2026-09-08T07:18:00Z">
              <w:tcPr>
                <w:tcW w:w="1251" w:type="pct"/>
                <w:noWrap/>
                <w:tcMar>
                  <w:right w:w="198" w:type="dxa"/>
                </w:tcMar>
                <w:vAlign w:val="center"/>
              </w:tcPr>
            </w:tcPrChange>
          </w:tcPr>
          <w:p w14:paraId="03688DC4" w14:textId="513A621B" w:rsidR="00A9288E" w:rsidRPr="001F611C" w:rsidRDefault="007C5249" w:rsidP="00AD5F67">
            <w:pPr>
              <w:widowControl/>
              <w:wordWrap/>
              <w:autoSpaceDE/>
              <w:autoSpaceDN/>
              <w:spacing w:after="0"/>
              <w:jc w:val="right"/>
              <w:rPr>
                <w:rFonts w:ascii="맑은 고딕" w:eastAsia="맑은 고딕" w:hAnsi="맑은 고딕" w:cs="굴림"/>
                <w:color w:val="262626"/>
                <w:kern w:val="0"/>
                <w:sz w:val="18"/>
                <w:szCs w:val="18"/>
                <w14:ligatures w14:val="none"/>
              </w:rPr>
            </w:pPr>
            <w:ins w:id="457" w:author="성민 노" w:date="2026-09-08T16:09:00Z" w16du:dateUtc="2026-09-08T07:09:00Z">
              <w:r>
                <w:rPr>
                  <w:rFonts w:ascii="맑은 고딕" w:eastAsia="맑은 고딕" w:hAnsi="맑은 고딕" w:cs="굴림" w:hint="eastAsia"/>
                  <w:color w:val="262626"/>
                  <w:kern w:val="0"/>
                  <w:sz w:val="18"/>
                  <w:szCs w:val="18"/>
                  <w14:ligatures w14:val="none"/>
                </w:rPr>
                <w:t>25,000원</w:t>
              </w:r>
            </w:ins>
          </w:p>
        </w:tc>
        <w:tc>
          <w:tcPr>
            <w:tcW w:w="2432" w:type="pct"/>
            <w:noWrap/>
            <w:vAlign w:val="center"/>
            <w:tcPrChange w:id="458" w:author="성민 노" w:date="2026-09-08T16:18:00Z" w16du:dateUtc="2026-09-08T07:18:00Z">
              <w:tcPr>
                <w:tcW w:w="2353" w:type="pct"/>
                <w:noWrap/>
                <w:vAlign w:val="center"/>
              </w:tcPr>
            </w:tcPrChange>
          </w:tcPr>
          <w:p w14:paraId="5D135531" w14:textId="654B0AEB" w:rsidR="00A9288E" w:rsidRPr="001F611C" w:rsidRDefault="005366FB" w:rsidP="00AD5F67">
            <w:pPr>
              <w:widowControl/>
              <w:wordWrap/>
              <w:autoSpaceDE/>
              <w:autoSpaceDN/>
              <w:spacing w:after="0"/>
              <w:rPr>
                <w:rFonts w:ascii="맑은 고딕" w:eastAsia="맑은 고딕" w:hAnsi="맑은 고딕" w:cs="굴림"/>
                <w:kern w:val="0"/>
                <w:sz w:val="18"/>
                <w:szCs w:val="18"/>
                <w14:ligatures w14:val="none"/>
              </w:rPr>
            </w:pPr>
            <w:ins w:id="459" w:author="성민 노" w:date="2026-09-08T16:10:00Z" w16du:dateUtc="2026-09-08T07:10:00Z">
              <w:r>
                <w:rPr>
                  <w:rFonts w:ascii="맑은 고딕" w:eastAsia="맑은 고딕" w:hAnsi="맑은 고딕" w:cs="굴림" w:hint="eastAsia"/>
                  <w:kern w:val="0"/>
                  <w:sz w:val="18"/>
                  <w:szCs w:val="18"/>
                  <w14:ligatures w14:val="none"/>
                </w:rPr>
                <w:t>포인트 적립 서비스 이용료</w:t>
              </w:r>
            </w:ins>
          </w:p>
        </w:tc>
      </w:tr>
      <w:tr w:rsidR="005366FB" w:rsidRPr="001F611C" w14:paraId="32F98E98" w14:textId="77777777" w:rsidTr="00CC2FFF">
        <w:trPr>
          <w:trHeight w:val="345"/>
          <w:ins w:id="460" w:author="성민 노" w:date="2026-09-08T16:10:00Z"/>
          <w:trPrChange w:id="461" w:author="성민 노" w:date="2026-09-08T16:18:00Z" w16du:dateUtc="2026-09-08T07:18:00Z">
            <w:trPr>
              <w:trHeight w:val="345"/>
            </w:trPr>
          </w:trPrChange>
        </w:trPr>
        <w:tc>
          <w:tcPr>
            <w:tcW w:w="1280" w:type="pct"/>
            <w:noWrap/>
            <w:vAlign w:val="center"/>
            <w:tcPrChange w:id="462" w:author="성민 노" w:date="2026-09-08T16:18:00Z" w16du:dateUtc="2026-09-08T07:18:00Z">
              <w:tcPr>
                <w:tcW w:w="1396" w:type="pct"/>
                <w:gridSpan w:val="2"/>
                <w:noWrap/>
                <w:vAlign w:val="center"/>
              </w:tcPr>
            </w:tcPrChange>
          </w:tcPr>
          <w:p w14:paraId="4E0DC9A0" w14:textId="4934D0EA" w:rsidR="005366FB" w:rsidRDefault="005366FB" w:rsidP="00FC2A52">
            <w:pPr>
              <w:widowControl/>
              <w:wordWrap/>
              <w:autoSpaceDE/>
              <w:autoSpaceDN/>
              <w:spacing w:after="0"/>
              <w:jc w:val="center"/>
              <w:rPr>
                <w:ins w:id="463" w:author="성민 노" w:date="2026-09-08T16:10:00Z" w16du:dateUtc="2026-09-08T07:10:00Z"/>
                <w:rFonts w:ascii="맑은 고딕" w:eastAsia="맑은 고딕" w:hAnsi="맑은 고딕" w:cs="굴림"/>
                <w:b/>
                <w:bCs/>
                <w:color w:val="262626"/>
                <w:kern w:val="0"/>
                <w:sz w:val="18"/>
                <w:szCs w:val="18"/>
                <w14:ligatures w14:val="none"/>
              </w:rPr>
            </w:pPr>
            <w:ins w:id="464" w:author="성민 노" w:date="2026-09-08T16:10:00Z" w16du:dateUtc="2026-09-08T07:10:00Z">
              <w:r>
                <w:rPr>
                  <w:rFonts w:ascii="맑은 고딕" w:eastAsia="맑은 고딕" w:hAnsi="맑은 고딕" w:cs="굴림" w:hint="eastAsia"/>
                  <w:b/>
                  <w:bCs/>
                  <w:color w:val="262626"/>
                  <w:kern w:val="0"/>
                  <w:sz w:val="18"/>
                  <w:szCs w:val="18"/>
                  <w14:ligatures w14:val="none"/>
                </w:rPr>
                <w:t>광고비</w:t>
              </w:r>
            </w:ins>
          </w:p>
        </w:tc>
        <w:tc>
          <w:tcPr>
            <w:tcW w:w="1288" w:type="pct"/>
            <w:noWrap/>
            <w:tcMar>
              <w:right w:w="198" w:type="dxa"/>
            </w:tcMar>
            <w:vAlign w:val="center"/>
            <w:tcPrChange w:id="465" w:author="성민 노" w:date="2026-09-08T16:18:00Z" w16du:dateUtc="2026-09-08T07:18:00Z">
              <w:tcPr>
                <w:tcW w:w="1251" w:type="pct"/>
                <w:noWrap/>
                <w:tcMar>
                  <w:right w:w="198" w:type="dxa"/>
                </w:tcMar>
                <w:vAlign w:val="center"/>
              </w:tcPr>
            </w:tcPrChange>
          </w:tcPr>
          <w:p w14:paraId="01FCDDEA" w14:textId="55BCED5A" w:rsidR="005366FB" w:rsidRDefault="005366FB" w:rsidP="00AD5F67">
            <w:pPr>
              <w:widowControl/>
              <w:wordWrap/>
              <w:autoSpaceDE/>
              <w:autoSpaceDN/>
              <w:spacing w:after="0"/>
              <w:jc w:val="right"/>
              <w:rPr>
                <w:ins w:id="466" w:author="성민 노" w:date="2026-09-08T16:10:00Z" w16du:dateUtc="2026-09-08T07:10:00Z"/>
                <w:rFonts w:ascii="맑은 고딕" w:eastAsia="맑은 고딕" w:hAnsi="맑은 고딕" w:cs="굴림"/>
                <w:color w:val="262626"/>
                <w:kern w:val="0"/>
                <w:sz w:val="18"/>
                <w:szCs w:val="18"/>
                <w14:ligatures w14:val="none"/>
              </w:rPr>
            </w:pPr>
            <w:ins w:id="467" w:author="성민 노" w:date="2026-09-08T16:10:00Z" w16du:dateUtc="2026-09-08T07:10:00Z">
              <w:r>
                <w:rPr>
                  <w:rFonts w:ascii="맑은 고딕" w:eastAsia="맑은 고딕" w:hAnsi="맑은 고딕" w:cs="굴림" w:hint="eastAsia"/>
                  <w:color w:val="262626"/>
                  <w:kern w:val="0"/>
                  <w:sz w:val="18"/>
                  <w:szCs w:val="18"/>
                  <w14:ligatures w14:val="none"/>
                </w:rPr>
                <w:t>월 변동</w:t>
              </w:r>
            </w:ins>
          </w:p>
        </w:tc>
        <w:tc>
          <w:tcPr>
            <w:tcW w:w="2432" w:type="pct"/>
            <w:noWrap/>
            <w:vAlign w:val="center"/>
            <w:tcPrChange w:id="468" w:author="성민 노" w:date="2026-09-08T16:18:00Z" w16du:dateUtc="2026-09-08T07:18:00Z">
              <w:tcPr>
                <w:tcW w:w="2353" w:type="pct"/>
                <w:noWrap/>
                <w:vAlign w:val="center"/>
              </w:tcPr>
            </w:tcPrChange>
          </w:tcPr>
          <w:p w14:paraId="5CDA04DE" w14:textId="5D1C5D49" w:rsidR="005366FB" w:rsidRDefault="005366FB" w:rsidP="00AD5F67">
            <w:pPr>
              <w:widowControl/>
              <w:wordWrap/>
              <w:autoSpaceDE/>
              <w:autoSpaceDN/>
              <w:spacing w:after="0"/>
              <w:rPr>
                <w:ins w:id="469" w:author="성민 노" w:date="2026-09-08T16:10:00Z" w16du:dateUtc="2026-09-08T07:10:00Z"/>
                <w:rFonts w:ascii="맑은 고딕" w:eastAsia="맑은 고딕" w:hAnsi="맑은 고딕" w:cs="굴림"/>
                <w:kern w:val="0"/>
                <w:sz w:val="18"/>
                <w:szCs w:val="18"/>
                <w14:ligatures w14:val="none"/>
              </w:rPr>
            </w:pPr>
            <w:ins w:id="470" w:author="성민 노" w:date="2026-09-08T16:11:00Z" w16du:dateUtc="2026-09-08T07:11:00Z">
              <w:r>
                <w:rPr>
                  <w:rFonts w:ascii="맑은 고딕" w:eastAsia="맑은 고딕" w:hAnsi="맑은 고딕" w:cs="굴림" w:hint="eastAsia"/>
                  <w:kern w:val="0"/>
                  <w:sz w:val="18"/>
                  <w:szCs w:val="18"/>
                  <w14:ligatures w14:val="none"/>
                </w:rPr>
                <w:t>광고비 충전 등</w:t>
              </w:r>
            </w:ins>
          </w:p>
        </w:tc>
      </w:tr>
      <w:tr w:rsidR="00465408" w:rsidRPr="00465408" w:rsidDel="00CC2FFF" w14:paraId="2B1D7D4E" w14:textId="2173D632" w:rsidTr="00CC2FFF">
        <w:trPr>
          <w:trHeight w:val="345"/>
          <w:del w:id="471" w:author="성민 노" w:date="2026-09-08T16:18:00Z"/>
          <w:trPrChange w:id="472" w:author="성민 노" w:date="2026-09-08T16:18:00Z" w16du:dateUtc="2026-09-08T07:18:00Z">
            <w:trPr>
              <w:trHeight w:val="345"/>
            </w:trPr>
          </w:trPrChange>
        </w:trPr>
        <w:tc>
          <w:tcPr>
            <w:tcW w:w="1280" w:type="pct"/>
            <w:shd w:val="clear" w:color="auto" w:fill="D9D9D9" w:themeFill="background1" w:themeFillShade="D9"/>
            <w:noWrap/>
            <w:vAlign w:val="center"/>
            <w:tcPrChange w:id="473" w:author="성민 노" w:date="2026-09-08T16:18:00Z" w16du:dateUtc="2026-09-08T07:18:00Z">
              <w:tcPr>
                <w:tcW w:w="1396" w:type="pct"/>
                <w:gridSpan w:val="2"/>
                <w:shd w:val="clear" w:color="auto" w:fill="D9D9D9" w:themeFill="background1" w:themeFillShade="D9"/>
                <w:noWrap/>
                <w:vAlign w:val="center"/>
              </w:tcPr>
            </w:tcPrChange>
          </w:tcPr>
          <w:p w14:paraId="54E9B9A4" w14:textId="482B475C" w:rsidR="00465408" w:rsidRPr="001F611C" w:rsidDel="00CC2FFF" w:rsidRDefault="00465408" w:rsidP="00FC2A52">
            <w:pPr>
              <w:widowControl/>
              <w:wordWrap/>
              <w:autoSpaceDE/>
              <w:autoSpaceDN/>
              <w:spacing w:after="0"/>
              <w:jc w:val="center"/>
              <w:rPr>
                <w:del w:id="474" w:author="성민 노" w:date="2026-09-08T16:18:00Z" w16du:dateUtc="2026-09-08T07:18:00Z"/>
                <w:rFonts w:ascii="맑은 고딕" w:eastAsia="맑은 고딕" w:hAnsi="맑은 고딕" w:cs="굴림"/>
                <w:b/>
                <w:bCs/>
                <w:color w:val="262626"/>
                <w:kern w:val="0"/>
                <w:sz w:val="18"/>
                <w:szCs w:val="18"/>
                <w14:ligatures w14:val="none"/>
              </w:rPr>
            </w:pPr>
            <w:del w:id="475" w:author="성민 노" w:date="2026-09-08T16:18:00Z" w16du:dateUtc="2026-09-08T07:18:00Z">
              <w:r w:rsidRPr="001F611C" w:rsidDel="00CC2FFF">
                <w:rPr>
                  <w:rFonts w:ascii="맑은 고딕" w:eastAsia="맑은 고딕" w:hAnsi="맑은 고딕" w:cs="굴림" w:hint="eastAsia"/>
                  <w:b/>
                  <w:bCs/>
                  <w:color w:val="262626"/>
                  <w:kern w:val="0"/>
                  <w:sz w:val="18"/>
                  <w:szCs w:val="18"/>
                  <w14:ligatures w14:val="none"/>
                </w:rPr>
                <w:delText>합계</w:delText>
              </w:r>
            </w:del>
          </w:p>
        </w:tc>
        <w:tc>
          <w:tcPr>
            <w:tcW w:w="1288" w:type="pct"/>
            <w:shd w:val="clear" w:color="auto" w:fill="D9D9D9" w:themeFill="background1" w:themeFillShade="D9"/>
            <w:noWrap/>
            <w:tcMar>
              <w:right w:w="198" w:type="dxa"/>
            </w:tcMar>
            <w:vAlign w:val="center"/>
            <w:tcPrChange w:id="476" w:author="성민 노" w:date="2026-09-08T16:18:00Z" w16du:dateUtc="2026-09-08T07:18:00Z">
              <w:tcPr>
                <w:tcW w:w="1251" w:type="pct"/>
                <w:shd w:val="clear" w:color="auto" w:fill="D9D9D9" w:themeFill="background1" w:themeFillShade="D9"/>
                <w:noWrap/>
                <w:tcMar>
                  <w:right w:w="198" w:type="dxa"/>
                </w:tcMar>
                <w:vAlign w:val="center"/>
              </w:tcPr>
            </w:tcPrChange>
          </w:tcPr>
          <w:p w14:paraId="2583BA53" w14:textId="7044F382" w:rsidR="00465408" w:rsidRPr="00465408" w:rsidDel="00CC2FFF" w:rsidRDefault="00465408" w:rsidP="00AD5F67">
            <w:pPr>
              <w:widowControl/>
              <w:wordWrap/>
              <w:autoSpaceDE/>
              <w:autoSpaceDN/>
              <w:spacing w:after="0"/>
              <w:jc w:val="right"/>
              <w:rPr>
                <w:del w:id="477" w:author="성민 노" w:date="2026-09-08T16:18:00Z" w16du:dateUtc="2026-09-08T07:18:00Z"/>
                <w:rFonts w:ascii="맑은 고딕" w:eastAsia="맑은 고딕" w:hAnsi="맑은 고딕" w:cs="굴림"/>
                <w:b/>
                <w:bCs/>
                <w:color w:val="262626"/>
                <w:kern w:val="0"/>
                <w:sz w:val="18"/>
                <w:szCs w:val="18"/>
                <w14:ligatures w14:val="none"/>
              </w:rPr>
            </w:pPr>
            <w:del w:id="478" w:author="성민 노" w:date="2026-09-08T16:18:00Z" w16du:dateUtc="2026-09-08T07:18:00Z">
              <w:r w:rsidRPr="001F611C" w:rsidDel="00CC2FFF">
                <w:rPr>
                  <w:rFonts w:ascii="맑은 고딕" w:eastAsia="맑은 고딕" w:hAnsi="맑은 고딕" w:cs="굴림" w:hint="eastAsia"/>
                  <w:b/>
                  <w:bCs/>
                  <w:color w:val="262626"/>
                  <w:kern w:val="0"/>
                  <w:sz w:val="18"/>
                  <w:szCs w:val="18"/>
                  <w14:ligatures w14:val="none"/>
                </w:rPr>
                <w:delText>1,5</w:delText>
              </w:r>
              <w:r w:rsidR="00A9288E" w:rsidRPr="001F611C" w:rsidDel="00CC2FFF">
                <w:rPr>
                  <w:rFonts w:ascii="맑은 고딕" w:eastAsia="맑은 고딕" w:hAnsi="맑은 고딕" w:cs="굴림" w:hint="eastAsia"/>
                  <w:b/>
                  <w:bCs/>
                  <w:color w:val="262626"/>
                  <w:kern w:val="0"/>
                  <w:sz w:val="18"/>
                  <w:szCs w:val="18"/>
                  <w14:ligatures w14:val="none"/>
                </w:rPr>
                <w:delText>7</w:delText>
              </w:r>
            </w:del>
            <w:del w:id="479" w:author="성민 노" w:date="2026-09-08T16:12:00Z" w16du:dateUtc="2026-09-08T07:12:00Z">
              <w:r w:rsidRPr="001F611C" w:rsidDel="003E03B7">
                <w:rPr>
                  <w:rFonts w:ascii="맑은 고딕" w:eastAsia="맑은 고딕" w:hAnsi="맑은 고딕" w:cs="굴림" w:hint="eastAsia"/>
                  <w:b/>
                  <w:bCs/>
                  <w:color w:val="262626"/>
                  <w:kern w:val="0"/>
                  <w:sz w:val="18"/>
                  <w:szCs w:val="18"/>
                  <w14:ligatures w14:val="none"/>
                </w:rPr>
                <w:delText>5</w:delText>
              </w:r>
            </w:del>
            <w:del w:id="480" w:author="성민 노" w:date="2026-09-08T16:18:00Z" w16du:dateUtc="2026-09-08T07:18:00Z">
              <w:r w:rsidRPr="001F611C" w:rsidDel="00CC2FFF">
                <w:rPr>
                  <w:rFonts w:ascii="맑은 고딕" w:eastAsia="맑은 고딕" w:hAnsi="맑은 고딕" w:cs="굴림" w:hint="eastAsia"/>
                  <w:b/>
                  <w:bCs/>
                  <w:color w:val="262626"/>
                  <w:kern w:val="0"/>
                  <w:sz w:val="18"/>
                  <w:szCs w:val="18"/>
                  <w14:ligatures w14:val="none"/>
                </w:rPr>
                <w:delText>,227원 + 전화요금</w:delText>
              </w:r>
            </w:del>
          </w:p>
        </w:tc>
        <w:tc>
          <w:tcPr>
            <w:tcW w:w="2432" w:type="pct"/>
            <w:shd w:val="clear" w:color="auto" w:fill="D9D9D9" w:themeFill="background1" w:themeFillShade="D9"/>
            <w:noWrap/>
            <w:vAlign w:val="center"/>
            <w:tcPrChange w:id="481" w:author="성민 노" w:date="2026-09-08T16:18:00Z" w16du:dateUtc="2026-09-08T07:18:00Z">
              <w:tcPr>
                <w:tcW w:w="2353" w:type="pct"/>
                <w:shd w:val="clear" w:color="auto" w:fill="D9D9D9" w:themeFill="background1" w:themeFillShade="D9"/>
                <w:noWrap/>
                <w:vAlign w:val="center"/>
              </w:tcPr>
            </w:tcPrChange>
          </w:tcPr>
          <w:p w14:paraId="498FC24A" w14:textId="203EBA0A" w:rsidR="00465408" w:rsidDel="00CC2FFF" w:rsidRDefault="00465408" w:rsidP="00AD5F67">
            <w:pPr>
              <w:widowControl/>
              <w:wordWrap/>
              <w:autoSpaceDE/>
              <w:autoSpaceDN/>
              <w:spacing w:after="0"/>
              <w:rPr>
                <w:del w:id="482" w:author="성민 노" w:date="2026-09-08T16:18:00Z" w16du:dateUtc="2026-09-08T07:18:00Z"/>
                <w:rFonts w:ascii="맑은 고딕" w:eastAsia="맑은 고딕" w:hAnsi="맑은 고딕" w:cs="굴림"/>
                <w:kern w:val="0"/>
                <w:sz w:val="18"/>
                <w:szCs w:val="18"/>
                <w14:ligatures w14:val="none"/>
              </w:rPr>
            </w:pPr>
          </w:p>
        </w:tc>
      </w:tr>
    </w:tbl>
    <w:p w14:paraId="055D6722" w14:textId="5B2D6A59" w:rsidR="00614BD4" w:rsidRDefault="00614BD4" w:rsidP="00FC2A52">
      <w:pPr>
        <w:rPr>
          <w:sz w:val="20"/>
          <w:szCs w:val="20"/>
        </w:rPr>
      </w:pPr>
    </w:p>
    <w:p w14:paraId="7855C80C" w14:textId="77777777" w:rsidR="00614BD4" w:rsidRDefault="00614BD4">
      <w:pPr>
        <w:widowControl/>
        <w:wordWrap/>
        <w:autoSpaceDE/>
        <w:autoSpaceDN/>
        <w:rPr>
          <w:sz w:val="20"/>
          <w:szCs w:val="20"/>
        </w:rPr>
      </w:pPr>
      <w:r>
        <w:rPr>
          <w:sz w:val="20"/>
          <w:szCs w:val="20"/>
        </w:rPr>
        <w:br w:type="page"/>
      </w:r>
    </w:p>
    <w:p w14:paraId="728B0AE2" w14:textId="14AE94F6" w:rsidR="007E65FA" w:rsidRDefault="00614BD4" w:rsidP="00FC2A52">
      <w:pPr>
        <w:rPr>
          <w:b/>
          <w:bCs/>
          <w:sz w:val="28"/>
          <w:szCs w:val="28"/>
        </w:rPr>
      </w:pPr>
      <w:r w:rsidRPr="001F611C">
        <w:rPr>
          <w:rFonts w:hint="eastAsia"/>
          <w:b/>
          <w:bCs/>
          <w:sz w:val="28"/>
          <w:szCs w:val="28"/>
        </w:rPr>
        <w:lastRenderedPageBreak/>
        <w:t xml:space="preserve">별첨 </w:t>
      </w:r>
      <w:r>
        <w:rPr>
          <w:rFonts w:hint="eastAsia"/>
          <w:b/>
          <w:bCs/>
          <w:sz w:val="28"/>
          <w:szCs w:val="28"/>
        </w:rPr>
        <w:t>3</w:t>
      </w:r>
      <w:r w:rsidRPr="001F611C">
        <w:rPr>
          <w:rFonts w:hint="eastAsia"/>
          <w:b/>
          <w:bCs/>
          <w:sz w:val="28"/>
          <w:szCs w:val="28"/>
        </w:rPr>
        <w:t xml:space="preserve">. </w:t>
      </w:r>
      <w:r>
        <w:rPr>
          <w:rFonts w:hint="eastAsia"/>
          <w:b/>
          <w:bCs/>
          <w:sz w:val="28"/>
          <w:szCs w:val="28"/>
        </w:rPr>
        <w:t>계정정보 리스트</w:t>
      </w:r>
    </w:p>
    <w:p w14:paraId="6734ADFD" w14:textId="77777777" w:rsidR="00614BD4" w:rsidRPr="00E254B3" w:rsidRDefault="00614BD4" w:rsidP="00FC2A52">
      <w:pPr>
        <w:rPr>
          <w:sz w:val="20"/>
          <w:szCs w:val="20"/>
        </w:rPr>
      </w:pPr>
    </w:p>
    <w:tbl>
      <w:tblPr>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CellMar>
          <w:left w:w="99" w:type="dxa"/>
          <w:right w:w="99" w:type="dxa"/>
        </w:tblCellMar>
        <w:tblLook w:val="04A0" w:firstRow="1" w:lastRow="0" w:firstColumn="1" w:lastColumn="0" w:noHBand="0" w:noVBand="1"/>
      </w:tblPr>
      <w:tblGrid>
        <w:gridCol w:w="2405"/>
        <w:gridCol w:w="4960"/>
        <w:gridCol w:w="2263"/>
      </w:tblGrid>
      <w:tr w:rsidR="00E254B3" w:rsidRPr="001F611C" w14:paraId="7E66C982" w14:textId="77777777" w:rsidTr="00493948">
        <w:trPr>
          <w:trHeight w:val="345"/>
        </w:trPr>
        <w:tc>
          <w:tcPr>
            <w:tcW w:w="1249" w:type="pct"/>
            <w:shd w:val="clear" w:color="auto" w:fill="D9D9D9" w:themeFill="background1" w:themeFillShade="D9"/>
            <w:noWrap/>
            <w:vAlign w:val="center"/>
            <w:hideMark/>
          </w:tcPr>
          <w:p w14:paraId="40D058B1" w14:textId="696FF77B" w:rsidR="00E254B3" w:rsidRPr="001F611C" w:rsidRDefault="0025460F" w:rsidP="0025460F">
            <w:pPr>
              <w:widowControl/>
              <w:wordWrap/>
              <w:autoSpaceDE/>
              <w:autoSpaceDN/>
              <w:spacing w:after="0"/>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서비스/채널</w:t>
            </w:r>
          </w:p>
        </w:tc>
        <w:tc>
          <w:tcPr>
            <w:tcW w:w="2576" w:type="pct"/>
            <w:shd w:val="clear" w:color="auto" w:fill="D9D9D9" w:themeFill="background1" w:themeFillShade="D9"/>
            <w:noWrap/>
            <w:vAlign w:val="center"/>
            <w:hideMark/>
          </w:tcPr>
          <w:p w14:paraId="13E75525" w14:textId="07B017D2" w:rsidR="00E254B3" w:rsidRPr="001F611C" w:rsidRDefault="00702A94" w:rsidP="004B19E7">
            <w:pPr>
              <w:widowControl/>
              <w:wordWrap/>
              <w:autoSpaceDE/>
              <w:autoSpaceDN/>
              <w:spacing w:after="0"/>
              <w:jc w:val="center"/>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접속 URL</w:t>
            </w:r>
          </w:p>
        </w:tc>
        <w:tc>
          <w:tcPr>
            <w:tcW w:w="1175" w:type="pct"/>
            <w:shd w:val="clear" w:color="auto" w:fill="D9D9D9" w:themeFill="background1" w:themeFillShade="D9"/>
            <w:noWrap/>
            <w:vAlign w:val="center"/>
            <w:hideMark/>
          </w:tcPr>
          <w:p w14:paraId="2CBA33ED" w14:textId="79A86E18" w:rsidR="00E254B3" w:rsidRPr="001F611C" w:rsidRDefault="00702A94" w:rsidP="004B19E7">
            <w:pPr>
              <w:widowControl/>
              <w:wordWrap/>
              <w:autoSpaceDE/>
              <w:autoSpaceDN/>
              <w:spacing w:after="0"/>
              <w:jc w:val="center"/>
              <w:rPr>
                <w:rFonts w:ascii="맑은 고딕" w:eastAsia="맑은 고딕" w:hAnsi="맑은 고딕" w:cs="굴림"/>
                <w:b/>
                <w:bCs/>
                <w:color w:val="262626"/>
                <w:kern w:val="0"/>
                <w:sz w:val="18"/>
                <w:szCs w:val="18"/>
                <w14:ligatures w14:val="none"/>
              </w:rPr>
            </w:pPr>
            <w:r>
              <w:rPr>
                <w:rFonts w:ascii="맑은 고딕" w:eastAsia="맑은 고딕" w:hAnsi="맑은 고딕" w:cs="굴림" w:hint="eastAsia"/>
                <w:b/>
                <w:bCs/>
                <w:color w:val="262626"/>
                <w:kern w:val="0"/>
                <w:sz w:val="18"/>
                <w:szCs w:val="18"/>
                <w14:ligatures w14:val="none"/>
              </w:rPr>
              <w:t>ID</w:t>
            </w:r>
          </w:p>
        </w:tc>
      </w:tr>
      <w:tr w:rsidR="00E254B3" w:rsidRPr="001F611C" w14:paraId="7EE43520" w14:textId="77777777" w:rsidTr="00493948">
        <w:trPr>
          <w:trHeight w:val="330"/>
        </w:trPr>
        <w:tc>
          <w:tcPr>
            <w:tcW w:w="1249" w:type="pct"/>
            <w:noWrap/>
            <w:vAlign w:val="center"/>
          </w:tcPr>
          <w:p w14:paraId="484D8C31" w14:textId="238B150E" w:rsidR="00E254B3" w:rsidRPr="00D837DF" w:rsidRDefault="0025460F"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D837DF">
              <w:rPr>
                <w:rFonts w:ascii="맑은 고딕" w:eastAsia="맑은 고딕" w:hAnsi="맑은 고딕" w:cs="굴림" w:hint="eastAsia"/>
                <w:color w:val="262626"/>
                <w:kern w:val="0"/>
                <w:sz w:val="18"/>
                <w:szCs w:val="18"/>
                <w14:ligatures w14:val="none"/>
              </w:rPr>
              <w:t>골프존 GPM</w:t>
            </w:r>
          </w:p>
        </w:tc>
        <w:tc>
          <w:tcPr>
            <w:tcW w:w="2576" w:type="pct"/>
            <w:noWrap/>
            <w:tcMar>
              <w:right w:w="198" w:type="dxa"/>
            </w:tcMar>
            <w:vAlign w:val="center"/>
          </w:tcPr>
          <w:p w14:paraId="62081954" w14:textId="1F5FCA9F" w:rsidR="00E254B3" w:rsidRPr="001F611C" w:rsidRDefault="00702A94"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702A94">
              <w:rPr>
                <w:rFonts w:ascii="맑은 고딕" w:eastAsia="맑은 고딕" w:hAnsi="맑은 고딕" w:cs="굴림"/>
                <w:color w:val="262626"/>
                <w:kern w:val="0"/>
                <w:sz w:val="18"/>
                <w:szCs w:val="18"/>
                <w14:ligatures w14:val="none"/>
              </w:rPr>
              <w:t>https://gpm.golfzonpark.com</w:t>
            </w:r>
          </w:p>
        </w:tc>
        <w:tc>
          <w:tcPr>
            <w:tcW w:w="1175" w:type="pct"/>
            <w:noWrap/>
            <w:vAlign w:val="center"/>
          </w:tcPr>
          <w:p w14:paraId="56EA8B05" w14:textId="4F747785" w:rsidR="00E254B3" w:rsidRPr="001F611C" w:rsidRDefault="00D837DF" w:rsidP="0025460F">
            <w:pPr>
              <w:widowControl/>
              <w:wordWrap/>
              <w:autoSpaceDE/>
              <w:autoSpaceDN/>
              <w:spacing w:after="0"/>
              <w:jc w:val="both"/>
              <w:rPr>
                <w:rFonts w:ascii="맑은 고딕" w:eastAsia="맑은 고딕" w:hAnsi="맑은 고딕" w:cs="굴림"/>
                <w:kern w:val="0"/>
                <w:sz w:val="18"/>
                <w:szCs w:val="18"/>
                <w14:ligatures w14:val="none"/>
              </w:rPr>
            </w:pPr>
            <w:r w:rsidRPr="00D837DF">
              <w:rPr>
                <w:rFonts w:ascii="맑은 고딕" w:eastAsia="맑은 고딕" w:hAnsi="맑은 고딕" w:cs="굴림"/>
                <w:kern w:val="0"/>
                <w:sz w:val="18"/>
                <w:szCs w:val="18"/>
                <w14:ligatures w14:val="none"/>
              </w:rPr>
              <w:t>kuj1005</w:t>
            </w:r>
          </w:p>
        </w:tc>
      </w:tr>
      <w:tr w:rsidR="00E254B3" w:rsidRPr="001F611C" w14:paraId="3AC2A191" w14:textId="77777777" w:rsidTr="00493948">
        <w:trPr>
          <w:trHeight w:val="330"/>
        </w:trPr>
        <w:tc>
          <w:tcPr>
            <w:tcW w:w="1249" w:type="pct"/>
            <w:noWrap/>
            <w:vAlign w:val="center"/>
          </w:tcPr>
          <w:p w14:paraId="13D70590" w14:textId="6996F787" w:rsidR="00E254B3" w:rsidRPr="00A427CB" w:rsidRDefault="00D837DF"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427CB">
              <w:rPr>
                <w:rFonts w:ascii="맑은 고딕" w:eastAsia="맑은 고딕" w:hAnsi="맑은 고딕" w:cs="굴림" w:hint="eastAsia"/>
                <w:color w:val="262626"/>
                <w:kern w:val="0"/>
                <w:sz w:val="18"/>
                <w:szCs w:val="18"/>
                <w14:ligatures w14:val="none"/>
              </w:rPr>
              <w:t>김캐디</w:t>
            </w:r>
          </w:p>
        </w:tc>
        <w:tc>
          <w:tcPr>
            <w:tcW w:w="2576" w:type="pct"/>
            <w:noWrap/>
            <w:tcMar>
              <w:right w:w="198" w:type="dxa"/>
            </w:tcMar>
            <w:vAlign w:val="center"/>
          </w:tcPr>
          <w:p w14:paraId="3AFD1F62" w14:textId="5115DAF9" w:rsidR="00E254B3" w:rsidRPr="001F611C" w:rsidRDefault="00A427C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427CB">
              <w:rPr>
                <w:rFonts w:ascii="맑은 고딕" w:eastAsia="맑은 고딕" w:hAnsi="맑은 고딕" w:cs="굴림"/>
                <w:color w:val="262626"/>
                <w:kern w:val="0"/>
                <w:sz w:val="18"/>
                <w:szCs w:val="18"/>
                <w14:ligatures w14:val="none"/>
              </w:rPr>
              <w:t>https://owner.kimcaddie.com</w:t>
            </w:r>
            <w:r w:rsidR="003376E6">
              <w:rPr>
                <w:rFonts w:ascii="맑은 고딕" w:eastAsia="맑은 고딕" w:hAnsi="맑은 고딕" w:cs="굴림" w:hint="eastAsia"/>
                <w:color w:val="262626"/>
                <w:kern w:val="0"/>
                <w:sz w:val="18"/>
                <w:szCs w:val="18"/>
                <w14:ligatures w14:val="none"/>
              </w:rPr>
              <w:t>/login</w:t>
            </w:r>
          </w:p>
        </w:tc>
        <w:tc>
          <w:tcPr>
            <w:tcW w:w="1175" w:type="pct"/>
            <w:noWrap/>
            <w:vAlign w:val="center"/>
          </w:tcPr>
          <w:p w14:paraId="5E533FC7" w14:textId="6DF9CA6A" w:rsidR="00E254B3" w:rsidRPr="001F611C" w:rsidRDefault="00A427CB" w:rsidP="0025460F">
            <w:pPr>
              <w:widowControl/>
              <w:wordWrap/>
              <w:autoSpaceDE/>
              <w:autoSpaceDN/>
              <w:spacing w:after="0"/>
              <w:jc w:val="both"/>
              <w:rPr>
                <w:rFonts w:ascii="맑은 고딕" w:eastAsia="맑은 고딕" w:hAnsi="맑은 고딕" w:cs="굴림"/>
                <w:kern w:val="0"/>
                <w:sz w:val="18"/>
                <w:szCs w:val="18"/>
                <w14:ligatures w14:val="none"/>
              </w:rPr>
            </w:pPr>
            <w:r w:rsidRPr="00A427CB">
              <w:rPr>
                <w:rFonts w:ascii="맑은 고딕" w:eastAsia="맑은 고딕" w:hAnsi="맑은 고딕" w:cs="굴림"/>
                <w:kern w:val="0"/>
                <w:sz w:val="18"/>
                <w:szCs w:val="18"/>
                <w14:ligatures w14:val="none"/>
              </w:rPr>
              <w:t>01062857925</w:t>
            </w:r>
          </w:p>
        </w:tc>
      </w:tr>
      <w:tr w:rsidR="00E254B3" w:rsidRPr="001F611C" w14:paraId="6490CC3A" w14:textId="77777777" w:rsidTr="00493948">
        <w:trPr>
          <w:trHeight w:val="330"/>
        </w:trPr>
        <w:tc>
          <w:tcPr>
            <w:tcW w:w="1249" w:type="pct"/>
            <w:noWrap/>
            <w:vAlign w:val="center"/>
          </w:tcPr>
          <w:p w14:paraId="57BCFD35" w14:textId="2087AC82" w:rsidR="00E254B3" w:rsidRPr="00A427CB" w:rsidRDefault="00A427C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도도</w:t>
            </w:r>
            <w:r w:rsidR="003376E6">
              <w:rPr>
                <w:rFonts w:ascii="맑은 고딕" w:eastAsia="맑은 고딕" w:hAnsi="맑은 고딕" w:cs="굴림" w:hint="eastAsia"/>
                <w:color w:val="262626"/>
                <w:kern w:val="0"/>
                <w:sz w:val="18"/>
                <w:szCs w:val="18"/>
                <w14:ligatures w14:val="none"/>
              </w:rPr>
              <w:t>인사이트</w:t>
            </w:r>
          </w:p>
        </w:tc>
        <w:tc>
          <w:tcPr>
            <w:tcW w:w="2576" w:type="pct"/>
            <w:noWrap/>
            <w:tcMar>
              <w:right w:w="198" w:type="dxa"/>
            </w:tcMar>
            <w:vAlign w:val="center"/>
          </w:tcPr>
          <w:p w14:paraId="084AC9AD" w14:textId="0E77A13D" w:rsidR="00E254B3" w:rsidRPr="001F611C" w:rsidRDefault="003376E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3376E6">
              <w:rPr>
                <w:rFonts w:ascii="맑은 고딕" w:eastAsia="맑은 고딕" w:hAnsi="맑은 고딕" w:cs="굴림"/>
                <w:color w:val="262626"/>
                <w:kern w:val="0"/>
                <w:sz w:val="18"/>
                <w:szCs w:val="18"/>
                <w14:ligatures w14:val="none"/>
              </w:rPr>
              <w:t>https://www.dodoinsight.com/admin/analytics/summary</w:t>
            </w:r>
          </w:p>
        </w:tc>
        <w:tc>
          <w:tcPr>
            <w:tcW w:w="1175" w:type="pct"/>
            <w:noWrap/>
            <w:vAlign w:val="center"/>
          </w:tcPr>
          <w:p w14:paraId="3827A925" w14:textId="610BB294" w:rsidR="00E254B3" w:rsidRPr="001F611C" w:rsidRDefault="000B621D" w:rsidP="0025460F">
            <w:pPr>
              <w:widowControl/>
              <w:wordWrap/>
              <w:autoSpaceDE/>
              <w:autoSpaceDN/>
              <w:spacing w:after="0"/>
              <w:jc w:val="both"/>
              <w:rPr>
                <w:rFonts w:ascii="맑은 고딕" w:eastAsia="맑은 고딕" w:hAnsi="맑은 고딕" w:cs="굴림"/>
                <w:kern w:val="0"/>
                <w:sz w:val="18"/>
                <w:szCs w:val="18"/>
                <w14:ligatures w14:val="none"/>
              </w:rPr>
            </w:pPr>
            <w:r w:rsidRPr="000B621D">
              <w:rPr>
                <w:rFonts w:ascii="맑은 고딕" w:eastAsia="맑은 고딕" w:hAnsi="맑은 고딕" w:cs="굴림"/>
                <w:kern w:val="0"/>
                <w:sz w:val="18"/>
                <w:szCs w:val="18"/>
                <w14:ligatures w14:val="none"/>
              </w:rPr>
              <w:t>pay@iteasy.co.kr</w:t>
            </w:r>
          </w:p>
        </w:tc>
      </w:tr>
      <w:tr w:rsidR="00E254B3" w:rsidRPr="001F611C" w14:paraId="55424B12" w14:textId="77777777" w:rsidTr="00493948">
        <w:trPr>
          <w:trHeight w:val="330"/>
        </w:trPr>
        <w:tc>
          <w:tcPr>
            <w:tcW w:w="1249" w:type="pct"/>
            <w:noWrap/>
            <w:vAlign w:val="center"/>
          </w:tcPr>
          <w:p w14:paraId="21F7BA78" w14:textId="24C8EB3D" w:rsidR="00E254B3" w:rsidRPr="00A427CB" w:rsidRDefault="003376E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도도포인트</w:t>
            </w:r>
          </w:p>
        </w:tc>
        <w:tc>
          <w:tcPr>
            <w:tcW w:w="2576" w:type="pct"/>
            <w:noWrap/>
            <w:tcMar>
              <w:right w:w="198" w:type="dxa"/>
            </w:tcMar>
            <w:vAlign w:val="center"/>
          </w:tcPr>
          <w:p w14:paraId="37B94890" w14:textId="61D87E7C" w:rsidR="00E254B3" w:rsidRPr="001F611C" w:rsidRDefault="003376E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3376E6">
              <w:rPr>
                <w:rFonts w:ascii="맑은 고딕" w:eastAsia="맑은 고딕" w:hAnsi="맑은 고딕" w:cs="굴림"/>
                <w:color w:val="262626"/>
                <w:kern w:val="0"/>
                <w:sz w:val="18"/>
                <w:szCs w:val="18"/>
                <w14:ligatures w14:val="none"/>
              </w:rPr>
              <w:t>https://manager.dodopoint.com/activity/all</w:t>
            </w:r>
          </w:p>
        </w:tc>
        <w:tc>
          <w:tcPr>
            <w:tcW w:w="1175" w:type="pct"/>
            <w:noWrap/>
            <w:vAlign w:val="center"/>
          </w:tcPr>
          <w:p w14:paraId="5A219447" w14:textId="53ED0113" w:rsidR="00E254B3" w:rsidRPr="001F611C" w:rsidRDefault="000B621D" w:rsidP="0025460F">
            <w:pPr>
              <w:widowControl/>
              <w:wordWrap/>
              <w:autoSpaceDE/>
              <w:autoSpaceDN/>
              <w:spacing w:after="0"/>
              <w:jc w:val="both"/>
              <w:rPr>
                <w:rFonts w:ascii="맑은 고딕" w:eastAsia="맑은 고딕" w:hAnsi="맑은 고딕" w:cs="굴림"/>
                <w:kern w:val="0"/>
                <w:sz w:val="18"/>
                <w:szCs w:val="18"/>
                <w14:ligatures w14:val="none"/>
              </w:rPr>
            </w:pPr>
            <w:r w:rsidRPr="000B621D">
              <w:rPr>
                <w:rFonts w:ascii="맑은 고딕" w:eastAsia="맑은 고딕" w:hAnsi="맑은 고딕" w:cs="굴림"/>
                <w:kern w:val="0"/>
                <w:sz w:val="18"/>
                <w:szCs w:val="18"/>
                <w14:ligatures w14:val="none"/>
              </w:rPr>
              <w:t>pay@iteasy.co.kr</w:t>
            </w:r>
          </w:p>
        </w:tc>
      </w:tr>
      <w:tr w:rsidR="00E254B3" w:rsidRPr="001F611C" w14:paraId="5C40F251" w14:textId="77777777" w:rsidTr="00493948">
        <w:trPr>
          <w:trHeight w:val="330"/>
        </w:trPr>
        <w:tc>
          <w:tcPr>
            <w:tcW w:w="1249" w:type="pct"/>
            <w:noWrap/>
            <w:vAlign w:val="center"/>
          </w:tcPr>
          <w:p w14:paraId="6B46E53A" w14:textId="16F203A0" w:rsidR="00E254B3" w:rsidRPr="00A427CB" w:rsidRDefault="003535B2"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3535B2">
              <w:rPr>
                <w:rFonts w:ascii="맑은 고딕" w:eastAsia="맑은 고딕" w:hAnsi="맑은 고딕" w:cs="굴림" w:hint="eastAsia"/>
                <w:color w:val="262626"/>
                <w:kern w:val="0"/>
                <w:sz w:val="18"/>
                <w:szCs w:val="18"/>
                <w14:ligatures w14:val="none"/>
              </w:rPr>
              <w:t>골프존파크창릉프리미어</w:t>
            </w:r>
          </w:p>
        </w:tc>
        <w:tc>
          <w:tcPr>
            <w:tcW w:w="2576" w:type="pct"/>
            <w:noWrap/>
            <w:tcMar>
              <w:right w:w="198" w:type="dxa"/>
            </w:tcMar>
            <w:vAlign w:val="center"/>
          </w:tcPr>
          <w:p w14:paraId="70D63BE0" w14:textId="77777777" w:rsidR="00E254B3" w:rsidRDefault="000A7E2A"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 xml:space="preserve">홈페이지: </w:t>
            </w:r>
            <w:r w:rsidRPr="000A7E2A">
              <w:rPr>
                <w:rFonts w:ascii="맑은 고딕" w:eastAsia="맑은 고딕" w:hAnsi="맑은 고딕" w:cs="굴림"/>
                <w:color w:val="262626"/>
                <w:kern w:val="0"/>
                <w:sz w:val="18"/>
                <w:szCs w:val="18"/>
                <w14:ligatures w14:val="none"/>
              </w:rPr>
              <w:t>https://golfzon-primier.kr</w:t>
            </w:r>
          </w:p>
          <w:p w14:paraId="19D4CD4C" w14:textId="4C86C7E0" w:rsidR="000A7E2A" w:rsidRPr="000A7E2A" w:rsidRDefault="000A7E2A"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 xml:space="preserve">관리자: </w:t>
            </w:r>
            <w:r w:rsidR="003C1DCF" w:rsidRPr="003C1DCF">
              <w:rPr>
                <w:rFonts w:ascii="맑은 고딕" w:eastAsia="맑은 고딕" w:hAnsi="맑은 고딕" w:cs="굴림"/>
                <w:color w:val="262626"/>
                <w:kern w:val="0"/>
                <w:sz w:val="18"/>
                <w:szCs w:val="18"/>
                <w14:ligatures w14:val="none"/>
              </w:rPr>
              <w:t>https://golfzon-primier.kr/member/login</w:t>
            </w:r>
          </w:p>
        </w:tc>
        <w:tc>
          <w:tcPr>
            <w:tcW w:w="1175" w:type="pct"/>
            <w:noWrap/>
            <w:vAlign w:val="center"/>
          </w:tcPr>
          <w:p w14:paraId="13D48D64" w14:textId="7BB6ECE0" w:rsidR="00E254B3" w:rsidRPr="001F611C" w:rsidRDefault="0052340F" w:rsidP="0025460F">
            <w:pPr>
              <w:widowControl/>
              <w:wordWrap/>
              <w:autoSpaceDE/>
              <w:autoSpaceDN/>
              <w:spacing w:after="0"/>
              <w:jc w:val="both"/>
              <w:rPr>
                <w:rFonts w:ascii="맑은 고딕" w:eastAsia="맑은 고딕" w:hAnsi="맑은 고딕" w:cs="굴림"/>
                <w:kern w:val="0"/>
                <w:sz w:val="18"/>
                <w:szCs w:val="18"/>
                <w14:ligatures w14:val="none"/>
              </w:rPr>
            </w:pPr>
            <w:r>
              <w:rPr>
                <w:rFonts w:ascii="맑은 고딕" w:eastAsia="맑은 고딕" w:hAnsi="맑은 고딕" w:cs="굴림" w:hint="eastAsia"/>
                <w:kern w:val="0"/>
                <w:sz w:val="18"/>
                <w:szCs w:val="18"/>
                <w14:ligatures w14:val="none"/>
              </w:rPr>
              <w:t>별도 전달</w:t>
            </w:r>
          </w:p>
        </w:tc>
      </w:tr>
      <w:tr w:rsidR="00E254B3" w:rsidRPr="001F611C" w14:paraId="298818BE" w14:textId="77777777" w:rsidTr="00493948">
        <w:trPr>
          <w:trHeight w:val="330"/>
        </w:trPr>
        <w:tc>
          <w:tcPr>
            <w:tcW w:w="1249" w:type="pct"/>
            <w:noWrap/>
            <w:vAlign w:val="center"/>
          </w:tcPr>
          <w:p w14:paraId="429D0815" w14:textId="61086541" w:rsidR="00E254B3" w:rsidRPr="00A427CB"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521641">
              <w:rPr>
                <w:rFonts w:ascii="맑은 고딕" w:eastAsia="맑은 고딕" w:hAnsi="맑은 고딕" w:cs="굴림" w:hint="eastAsia"/>
                <w:color w:val="262626"/>
                <w:kern w:val="0"/>
                <w:sz w:val="18"/>
                <w:szCs w:val="18"/>
                <w14:ligatures w14:val="none"/>
              </w:rPr>
              <w:t>네이버</w:t>
            </w:r>
            <w:r w:rsidRPr="00521641">
              <w:rPr>
                <w:rFonts w:ascii="맑은 고딕" w:eastAsia="맑은 고딕" w:hAnsi="맑은 고딕" w:cs="굴림"/>
                <w:color w:val="262626"/>
                <w:kern w:val="0"/>
                <w:sz w:val="18"/>
                <w:szCs w:val="18"/>
                <w14:ligatures w14:val="none"/>
              </w:rPr>
              <w:t xml:space="preserve"> 스마트플레이스</w:t>
            </w:r>
          </w:p>
        </w:tc>
        <w:tc>
          <w:tcPr>
            <w:tcW w:w="2576" w:type="pct"/>
            <w:noWrap/>
            <w:tcMar>
              <w:right w:w="198" w:type="dxa"/>
            </w:tcMar>
            <w:vAlign w:val="center"/>
          </w:tcPr>
          <w:p w14:paraId="1D4BF4BC" w14:textId="6B21C429" w:rsidR="00E254B3" w:rsidRPr="001F611C"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521641">
              <w:rPr>
                <w:rFonts w:ascii="맑은 고딕" w:eastAsia="맑은 고딕" w:hAnsi="맑은 고딕" w:cs="굴림"/>
                <w:color w:val="262626"/>
                <w:kern w:val="0"/>
                <w:sz w:val="18"/>
                <w:szCs w:val="18"/>
                <w14:ligatures w14:val="none"/>
              </w:rPr>
              <w:t>https://new.smartplace.naver.com</w:t>
            </w:r>
          </w:p>
        </w:tc>
        <w:tc>
          <w:tcPr>
            <w:tcW w:w="1175" w:type="pct"/>
            <w:noWrap/>
            <w:vAlign w:val="center"/>
          </w:tcPr>
          <w:p w14:paraId="05F88161" w14:textId="18849CE4" w:rsidR="00E254B3" w:rsidRPr="001F611C" w:rsidRDefault="00521641" w:rsidP="0025460F">
            <w:pPr>
              <w:widowControl/>
              <w:wordWrap/>
              <w:autoSpaceDE/>
              <w:autoSpaceDN/>
              <w:spacing w:after="0"/>
              <w:jc w:val="both"/>
              <w:rPr>
                <w:rFonts w:ascii="맑은 고딕" w:eastAsia="맑은 고딕" w:hAnsi="맑은 고딕" w:cs="굴림"/>
                <w:kern w:val="0"/>
                <w:sz w:val="18"/>
                <w:szCs w:val="18"/>
                <w14:ligatures w14:val="none"/>
              </w:rPr>
            </w:pPr>
            <w:r w:rsidRPr="00521641">
              <w:rPr>
                <w:rFonts w:ascii="맑은 고딕" w:eastAsia="맑은 고딕" w:hAnsi="맑은 고딕" w:cs="굴림"/>
                <w:kern w:val="0"/>
                <w:sz w:val="18"/>
                <w:szCs w:val="18"/>
                <w14:ligatures w14:val="none"/>
              </w:rPr>
              <w:t>golfzonp</w:t>
            </w:r>
          </w:p>
        </w:tc>
      </w:tr>
      <w:tr w:rsidR="00E254B3" w:rsidRPr="001F611C" w14:paraId="2EFEFE4E" w14:textId="77777777" w:rsidTr="00493948">
        <w:trPr>
          <w:trHeight w:val="330"/>
        </w:trPr>
        <w:tc>
          <w:tcPr>
            <w:tcW w:w="1249" w:type="pct"/>
            <w:noWrap/>
            <w:vAlign w:val="center"/>
          </w:tcPr>
          <w:p w14:paraId="6529F4D5" w14:textId="49E7F253" w:rsidR="00E254B3" w:rsidRPr="00A427CB"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인스타그램</w:t>
            </w:r>
          </w:p>
        </w:tc>
        <w:tc>
          <w:tcPr>
            <w:tcW w:w="2576" w:type="pct"/>
            <w:noWrap/>
            <w:tcMar>
              <w:right w:w="198" w:type="dxa"/>
            </w:tcMar>
            <w:vAlign w:val="center"/>
          </w:tcPr>
          <w:p w14:paraId="15A277FB" w14:textId="0B2C565D" w:rsidR="00E254B3" w:rsidRPr="001F611C" w:rsidRDefault="00521641"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521641">
              <w:rPr>
                <w:rFonts w:ascii="맑은 고딕" w:eastAsia="맑은 고딕" w:hAnsi="맑은 고딕" w:cs="굴림"/>
                <w:color w:val="262626"/>
                <w:kern w:val="0"/>
                <w:sz w:val="18"/>
                <w:szCs w:val="18"/>
                <w14:ligatures w14:val="none"/>
              </w:rPr>
              <w:t>https://www.instagram.com</w:t>
            </w:r>
          </w:p>
        </w:tc>
        <w:tc>
          <w:tcPr>
            <w:tcW w:w="1175" w:type="pct"/>
            <w:noWrap/>
            <w:vAlign w:val="center"/>
          </w:tcPr>
          <w:p w14:paraId="14E1A18B" w14:textId="2F63D631" w:rsidR="00E254B3" w:rsidRPr="001F611C" w:rsidRDefault="00D87F7B" w:rsidP="0025460F">
            <w:pPr>
              <w:widowControl/>
              <w:wordWrap/>
              <w:autoSpaceDE/>
              <w:autoSpaceDN/>
              <w:spacing w:after="0"/>
              <w:jc w:val="both"/>
              <w:rPr>
                <w:rFonts w:ascii="맑은 고딕" w:eastAsia="맑은 고딕" w:hAnsi="맑은 고딕" w:cs="굴림"/>
                <w:kern w:val="0"/>
                <w:sz w:val="18"/>
                <w:szCs w:val="18"/>
                <w14:ligatures w14:val="none"/>
              </w:rPr>
            </w:pPr>
            <w:r w:rsidRPr="00D87F7B">
              <w:rPr>
                <w:rFonts w:ascii="맑은 고딕" w:eastAsia="맑은 고딕" w:hAnsi="맑은 고딕" w:cs="굴림"/>
                <w:kern w:val="0"/>
                <w:sz w:val="18"/>
                <w:szCs w:val="18"/>
                <w14:ligatures w14:val="none"/>
              </w:rPr>
              <w:t>golfzonp@naver.com</w:t>
            </w:r>
          </w:p>
        </w:tc>
      </w:tr>
      <w:tr w:rsidR="00E254B3" w:rsidRPr="001F611C" w14:paraId="3F3CAD25" w14:textId="77777777" w:rsidTr="00493948">
        <w:trPr>
          <w:trHeight w:val="345"/>
        </w:trPr>
        <w:tc>
          <w:tcPr>
            <w:tcW w:w="1249" w:type="pct"/>
            <w:noWrap/>
            <w:vAlign w:val="center"/>
          </w:tcPr>
          <w:p w14:paraId="076EC1A5" w14:textId="0DB025B9" w:rsidR="00E254B3" w:rsidRPr="00A427CB" w:rsidRDefault="00D87F7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네이버 블로그</w:t>
            </w:r>
          </w:p>
        </w:tc>
        <w:tc>
          <w:tcPr>
            <w:tcW w:w="2576" w:type="pct"/>
            <w:noWrap/>
            <w:tcMar>
              <w:right w:w="198" w:type="dxa"/>
            </w:tcMar>
            <w:vAlign w:val="center"/>
          </w:tcPr>
          <w:p w14:paraId="3F07791C" w14:textId="28D00578" w:rsidR="00E254B3" w:rsidRPr="001F611C" w:rsidRDefault="00D87F7B"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D87F7B">
              <w:rPr>
                <w:rFonts w:ascii="맑은 고딕" w:eastAsia="맑은 고딕" w:hAnsi="맑은 고딕" w:cs="굴림"/>
                <w:color w:val="262626"/>
                <w:kern w:val="0"/>
                <w:sz w:val="18"/>
                <w:szCs w:val="18"/>
                <w14:ligatures w14:val="none"/>
              </w:rPr>
              <w:t>https://blog.naver.com/golfzonp</w:t>
            </w:r>
          </w:p>
        </w:tc>
        <w:tc>
          <w:tcPr>
            <w:tcW w:w="1175" w:type="pct"/>
            <w:noWrap/>
            <w:vAlign w:val="center"/>
          </w:tcPr>
          <w:p w14:paraId="1CBDFA6B" w14:textId="39D6A305" w:rsidR="00E254B3" w:rsidRPr="001F611C" w:rsidRDefault="00A90E78" w:rsidP="0025460F">
            <w:pPr>
              <w:widowControl/>
              <w:wordWrap/>
              <w:autoSpaceDE/>
              <w:autoSpaceDN/>
              <w:spacing w:after="0"/>
              <w:jc w:val="both"/>
              <w:rPr>
                <w:rFonts w:ascii="맑은 고딕" w:eastAsia="맑은 고딕" w:hAnsi="맑은 고딕" w:cs="굴림"/>
                <w:kern w:val="0"/>
                <w:sz w:val="18"/>
                <w:szCs w:val="18"/>
                <w14:ligatures w14:val="none"/>
              </w:rPr>
            </w:pPr>
            <w:r w:rsidRPr="00A90E78">
              <w:rPr>
                <w:rFonts w:ascii="맑은 고딕" w:eastAsia="맑은 고딕" w:hAnsi="맑은 고딕" w:cs="굴림"/>
                <w:kern w:val="0"/>
                <w:sz w:val="18"/>
                <w:szCs w:val="18"/>
                <w14:ligatures w14:val="none"/>
              </w:rPr>
              <w:t>golfzonp</w:t>
            </w:r>
          </w:p>
        </w:tc>
      </w:tr>
      <w:tr w:rsidR="00E254B3" w:rsidRPr="001F611C" w14:paraId="11E41905" w14:textId="77777777" w:rsidTr="00493948">
        <w:trPr>
          <w:trHeight w:val="345"/>
        </w:trPr>
        <w:tc>
          <w:tcPr>
            <w:tcW w:w="1249" w:type="pct"/>
            <w:noWrap/>
            <w:vAlign w:val="center"/>
          </w:tcPr>
          <w:p w14:paraId="279DB922" w14:textId="77777777" w:rsidR="00A90E78" w:rsidRDefault="00A90E7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90E78">
              <w:rPr>
                <w:rFonts w:ascii="맑은 고딕" w:eastAsia="맑은 고딕" w:hAnsi="맑은 고딕" w:cs="굴림" w:hint="eastAsia"/>
                <w:color w:val="262626"/>
                <w:kern w:val="0"/>
                <w:sz w:val="18"/>
                <w:szCs w:val="18"/>
                <w14:ligatures w14:val="none"/>
              </w:rPr>
              <w:t>네이버</w:t>
            </w:r>
            <w:r w:rsidRPr="00A90E78">
              <w:rPr>
                <w:rFonts w:ascii="맑은 고딕" w:eastAsia="맑은 고딕" w:hAnsi="맑은 고딕" w:cs="굴림"/>
                <w:color w:val="262626"/>
                <w:kern w:val="0"/>
                <w:sz w:val="18"/>
                <w:szCs w:val="18"/>
                <w14:ligatures w14:val="none"/>
              </w:rPr>
              <w:t xml:space="preserve"> 광고주센터</w:t>
            </w:r>
          </w:p>
          <w:p w14:paraId="15CB28DB" w14:textId="68D4179A" w:rsidR="00E254B3" w:rsidRPr="00A427CB" w:rsidRDefault="00A90E7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90E78">
              <w:rPr>
                <w:rFonts w:ascii="맑은 고딕" w:eastAsia="맑은 고딕" w:hAnsi="맑은 고딕" w:cs="굴림"/>
                <w:color w:val="262626"/>
                <w:kern w:val="0"/>
                <w:sz w:val="18"/>
                <w:szCs w:val="18"/>
                <w14:ligatures w14:val="none"/>
              </w:rPr>
              <w:t>(플레이스 광고)</w:t>
            </w:r>
          </w:p>
        </w:tc>
        <w:tc>
          <w:tcPr>
            <w:tcW w:w="2576" w:type="pct"/>
            <w:noWrap/>
            <w:tcMar>
              <w:right w:w="198" w:type="dxa"/>
            </w:tcMar>
            <w:vAlign w:val="center"/>
          </w:tcPr>
          <w:p w14:paraId="2DEB06D1" w14:textId="6033037E" w:rsidR="00E254B3" w:rsidRPr="001F611C" w:rsidRDefault="00A90E7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A90E78">
              <w:rPr>
                <w:rFonts w:ascii="맑은 고딕" w:eastAsia="맑은 고딕" w:hAnsi="맑은 고딕" w:cs="굴림"/>
                <w:color w:val="262626"/>
                <w:kern w:val="0"/>
                <w:sz w:val="18"/>
                <w:szCs w:val="18"/>
                <w14:ligatures w14:val="none"/>
              </w:rPr>
              <w:t>https://manage.searchad.naver.com/customers/4194957/campaigns</w:t>
            </w:r>
          </w:p>
        </w:tc>
        <w:tc>
          <w:tcPr>
            <w:tcW w:w="1175" w:type="pct"/>
            <w:noWrap/>
            <w:vAlign w:val="center"/>
          </w:tcPr>
          <w:p w14:paraId="2C714EAD" w14:textId="2681EBA5" w:rsidR="00E254B3" w:rsidRPr="001F611C" w:rsidRDefault="008A60FD" w:rsidP="0025460F">
            <w:pPr>
              <w:widowControl/>
              <w:wordWrap/>
              <w:autoSpaceDE/>
              <w:autoSpaceDN/>
              <w:spacing w:after="0"/>
              <w:jc w:val="both"/>
              <w:rPr>
                <w:rFonts w:ascii="맑은 고딕" w:eastAsia="맑은 고딕" w:hAnsi="맑은 고딕" w:cs="굴림"/>
                <w:kern w:val="0"/>
                <w:sz w:val="18"/>
                <w:szCs w:val="18"/>
                <w14:ligatures w14:val="none"/>
              </w:rPr>
            </w:pPr>
            <w:r w:rsidRPr="008A60FD">
              <w:rPr>
                <w:rFonts w:ascii="맑은 고딕" w:eastAsia="맑은 고딕" w:hAnsi="맑은 고딕" w:cs="굴림"/>
                <w:kern w:val="0"/>
                <w:sz w:val="18"/>
                <w:szCs w:val="18"/>
                <w14:ligatures w14:val="none"/>
              </w:rPr>
              <w:t>golfzonp</w:t>
            </w:r>
          </w:p>
        </w:tc>
      </w:tr>
      <w:tr w:rsidR="00E254B3" w:rsidRPr="001F611C" w14:paraId="2C51514E" w14:textId="77777777" w:rsidTr="00493948">
        <w:trPr>
          <w:trHeight w:val="345"/>
        </w:trPr>
        <w:tc>
          <w:tcPr>
            <w:tcW w:w="1249" w:type="pct"/>
            <w:noWrap/>
            <w:vAlign w:val="center"/>
          </w:tcPr>
          <w:p w14:paraId="76A083F1" w14:textId="0E89B90A" w:rsidR="00E254B3" w:rsidRPr="00A427CB" w:rsidRDefault="008A60FD"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8A60FD">
              <w:rPr>
                <w:rFonts w:ascii="맑은 고딕" w:eastAsia="맑은 고딕" w:hAnsi="맑은 고딕" w:cs="굴림" w:hint="eastAsia"/>
                <w:color w:val="262626"/>
                <w:kern w:val="0"/>
                <w:sz w:val="18"/>
                <w:szCs w:val="18"/>
                <w14:ligatures w14:val="none"/>
              </w:rPr>
              <w:t>카카오</w:t>
            </w:r>
            <w:r w:rsidRPr="008A60FD">
              <w:rPr>
                <w:rFonts w:ascii="맑은 고딕" w:eastAsia="맑은 고딕" w:hAnsi="맑은 고딕" w:cs="굴림"/>
                <w:color w:val="262626"/>
                <w:kern w:val="0"/>
                <w:sz w:val="18"/>
                <w:szCs w:val="18"/>
                <w14:ligatures w14:val="none"/>
              </w:rPr>
              <w:t xml:space="preserve"> 비즈니스센터</w:t>
            </w:r>
          </w:p>
        </w:tc>
        <w:tc>
          <w:tcPr>
            <w:tcW w:w="2576" w:type="pct"/>
            <w:noWrap/>
            <w:tcMar>
              <w:right w:w="198" w:type="dxa"/>
            </w:tcMar>
            <w:vAlign w:val="center"/>
          </w:tcPr>
          <w:p w14:paraId="06F2BE6C" w14:textId="722FE69F" w:rsidR="00E254B3" w:rsidRPr="001F611C" w:rsidRDefault="008A60FD"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8A60FD">
              <w:rPr>
                <w:rFonts w:ascii="맑은 고딕" w:eastAsia="맑은 고딕" w:hAnsi="맑은 고딕" w:cs="굴림"/>
                <w:color w:val="262626"/>
                <w:kern w:val="0"/>
                <w:sz w:val="18"/>
                <w:szCs w:val="18"/>
                <w14:ligatures w14:val="none"/>
              </w:rPr>
              <w:t>https://business.kakao.com/dashboard</w:t>
            </w:r>
          </w:p>
        </w:tc>
        <w:tc>
          <w:tcPr>
            <w:tcW w:w="1175" w:type="pct"/>
            <w:noWrap/>
            <w:vAlign w:val="center"/>
          </w:tcPr>
          <w:p w14:paraId="297FF11B" w14:textId="3EDD54A5" w:rsidR="00E254B3" w:rsidRPr="001F611C" w:rsidRDefault="0075528D" w:rsidP="0025460F">
            <w:pPr>
              <w:widowControl/>
              <w:wordWrap/>
              <w:autoSpaceDE/>
              <w:autoSpaceDN/>
              <w:spacing w:after="0"/>
              <w:jc w:val="both"/>
              <w:rPr>
                <w:rFonts w:ascii="맑은 고딕" w:eastAsia="맑은 고딕" w:hAnsi="맑은 고딕" w:cs="굴림"/>
                <w:kern w:val="0"/>
                <w:sz w:val="18"/>
                <w:szCs w:val="18"/>
                <w14:ligatures w14:val="none"/>
              </w:rPr>
            </w:pPr>
            <w:r w:rsidRPr="0075528D">
              <w:rPr>
                <w:rFonts w:ascii="맑은 고딕" w:eastAsia="맑은 고딕" w:hAnsi="맑은 고딕" w:cs="굴림"/>
                <w:kern w:val="0"/>
                <w:sz w:val="18"/>
                <w:szCs w:val="18"/>
                <w14:ligatures w14:val="none"/>
              </w:rPr>
              <w:t>golfzonp@naver.com</w:t>
            </w:r>
          </w:p>
        </w:tc>
      </w:tr>
      <w:tr w:rsidR="0075528D" w:rsidRPr="001F611C" w14:paraId="322E1153" w14:textId="77777777" w:rsidTr="00493948">
        <w:trPr>
          <w:trHeight w:val="345"/>
        </w:trPr>
        <w:tc>
          <w:tcPr>
            <w:tcW w:w="1249" w:type="pct"/>
            <w:noWrap/>
            <w:vAlign w:val="center"/>
          </w:tcPr>
          <w:p w14:paraId="48EA0BB5" w14:textId="3A003343" w:rsidR="0075528D" w:rsidRPr="008A60FD" w:rsidRDefault="00493948"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구글 네스트(구글홈)</w:t>
            </w:r>
          </w:p>
        </w:tc>
        <w:tc>
          <w:tcPr>
            <w:tcW w:w="2576" w:type="pct"/>
            <w:noWrap/>
            <w:tcMar>
              <w:right w:w="198" w:type="dxa"/>
            </w:tcMar>
            <w:vAlign w:val="center"/>
          </w:tcPr>
          <w:p w14:paraId="55CFF3B9" w14:textId="6F515204" w:rsidR="0075528D" w:rsidRPr="008A60FD" w:rsidRDefault="008A15B6"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sidRPr="008A15B6">
              <w:rPr>
                <w:rFonts w:ascii="맑은 고딕" w:eastAsia="맑은 고딕" w:hAnsi="맑은 고딕" w:cs="굴림"/>
                <w:color w:val="262626"/>
                <w:kern w:val="0"/>
                <w:sz w:val="18"/>
                <w:szCs w:val="18"/>
                <w14:ligatures w14:val="none"/>
              </w:rPr>
              <w:t>https://home.google.com/home</w:t>
            </w:r>
          </w:p>
        </w:tc>
        <w:tc>
          <w:tcPr>
            <w:tcW w:w="1175" w:type="pct"/>
            <w:noWrap/>
            <w:vAlign w:val="center"/>
          </w:tcPr>
          <w:p w14:paraId="25C5D94C" w14:textId="1536E47E" w:rsidR="0075528D" w:rsidRPr="0075528D" w:rsidRDefault="003618CA" w:rsidP="0025460F">
            <w:pPr>
              <w:widowControl/>
              <w:wordWrap/>
              <w:autoSpaceDE/>
              <w:autoSpaceDN/>
              <w:spacing w:after="0"/>
              <w:jc w:val="both"/>
              <w:rPr>
                <w:rFonts w:ascii="맑은 고딕" w:eastAsia="맑은 고딕" w:hAnsi="맑은 고딕" w:cs="굴림"/>
                <w:kern w:val="0"/>
                <w:sz w:val="18"/>
                <w:szCs w:val="18"/>
                <w14:ligatures w14:val="none"/>
              </w:rPr>
            </w:pPr>
            <w:r w:rsidRPr="003618CA">
              <w:rPr>
                <w:rFonts w:ascii="맑은 고딕" w:eastAsia="맑은 고딕" w:hAnsi="맑은 고딕" w:cs="굴림"/>
                <w:kern w:val="0"/>
                <w:sz w:val="18"/>
                <w:szCs w:val="18"/>
                <w14:ligatures w14:val="none"/>
              </w:rPr>
              <w:t>gpcp3323@gmail.com</w:t>
            </w:r>
          </w:p>
        </w:tc>
      </w:tr>
      <w:tr w:rsidR="003618CA" w:rsidRPr="001F611C" w14:paraId="4221B6EA" w14:textId="77777777" w:rsidTr="00493948">
        <w:trPr>
          <w:trHeight w:val="345"/>
        </w:trPr>
        <w:tc>
          <w:tcPr>
            <w:tcW w:w="1249" w:type="pct"/>
            <w:noWrap/>
            <w:vAlign w:val="center"/>
          </w:tcPr>
          <w:p w14:paraId="7267D997" w14:textId="7A16332F" w:rsidR="003618CA" w:rsidRDefault="003618CA"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로보락 로봇청소기</w:t>
            </w:r>
          </w:p>
        </w:tc>
        <w:tc>
          <w:tcPr>
            <w:tcW w:w="2576" w:type="pct"/>
            <w:noWrap/>
            <w:tcMar>
              <w:right w:w="198" w:type="dxa"/>
            </w:tcMar>
            <w:vAlign w:val="center"/>
          </w:tcPr>
          <w:p w14:paraId="15136E58" w14:textId="7C80859E" w:rsidR="003618CA" w:rsidRPr="008A15B6" w:rsidRDefault="00753399" w:rsidP="0025460F">
            <w:pPr>
              <w:widowControl/>
              <w:wordWrap/>
              <w:autoSpaceDE/>
              <w:autoSpaceDN/>
              <w:spacing w:after="0"/>
              <w:jc w:val="both"/>
              <w:rPr>
                <w:rFonts w:ascii="맑은 고딕" w:eastAsia="맑은 고딕" w:hAnsi="맑은 고딕" w:cs="굴림"/>
                <w:color w:val="262626"/>
                <w:kern w:val="0"/>
                <w:sz w:val="18"/>
                <w:szCs w:val="18"/>
                <w14:ligatures w14:val="none"/>
              </w:rPr>
            </w:pPr>
            <w:r>
              <w:rPr>
                <w:rFonts w:ascii="맑은 고딕" w:eastAsia="맑은 고딕" w:hAnsi="맑은 고딕" w:cs="굴림" w:hint="eastAsia"/>
                <w:color w:val="262626"/>
                <w:kern w:val="0"/>
                <w:sz w:val="18"/>
                <w:szCs w:val="18"/>
                <w14:ligatures w14:val="none"/>
              </w:rPr>
              <w:t>모바일 앱</w:t>
            </w:r>
          </w:p>
        </w:tc>
        <w:tc>
          <w:tcPr>
            <w:tcW w:w="1175" w:type="pct"/>
            <w:noWrap/>
            <w:vAlign w:val="center"/>
          </w:tcPr>
          <w:p w14:paraId="257CDC72" w14:textId="7BAFD1BF" w:rsidR="003618CA" w:rsidRPr="003618CA" w:rsidRDefault="003618CA" w:rsidP="0025460F">
            <w:pPr>
              <w:widowControl/>
              <w:wordWrap/>
              <w:autoSpaceDE/>
              <w:autoSpaceDN/>
              <w:spacing w:after="0"/>
              <w:jc w:val="both"/>
              <w:rPr>
                <w:rFonts w:ascii="맑은 고딕" w:eastAsia="맑은 고딕" w:hAnsi="맑은 고딕" w:cs="굴림"/>
                <w:kern w:val="0"/>
                <w:sz w:val="18"/>
                <w:szCs w:val="18"/>
                <w14:ligatures w14:val="none"/>
              </w:rPr>
            </w:pPr>
            <w:r w:rsidRPr="003618CA">
              <w:rPr>
                <w:rFonts w:ascii="맑은 고딕" w:eastAsia="맑은 고딕" w:hAnsi="맑은 고딕" w:cs="굴림"/>
                <w:kern w:val="0"/>
                <w:sz w:val="18"/>
                <w:szCs w:val="18"/>
                <w14:ligatures w14:val="none"/>
              </w:rPr>
              <w:t>gpcp3323@gmail.com</w:t>
            </w:r>
          </w:p>
        </w:tc>
      </w:tr>
    </w:tbl>
    <w:p w14:paraId="6B58981C" w14:textId="77777777" w:rsidR="00E254B3" w:rsidRDefault="00E254B3" w:rsidP="00FC2A52">
      <w:pPr>
        <w:rPr>
          <w:sz w:val="20"/>
          <w:szCs w:val="20"/>
        </w:rPr>
      </w:pPr>
    </w:p>
    <w:p w14:paraId="745446E2" w14:textId="16F8B6EC" w:rsidR="001253E3" w:rsidRPr="003D4D4F" w:rsidRDefault="001253E3" w:rsidP="003D4D4F">
      <w:pPr>
        <w:pStyle w:val="a6"/>
        <w:numPr>
          <w:ilvl w:val="0"/>
          <w:numId w:val="64"/>
        </w:numPr>
        <w:rPr>
          <w:sz w:val="20"/>
          <w:szCs w:val="20"/>
        </w:rPr>
      </w:pPr>
      <w:r w:rsidRPr="003D4D4F">
        <w:rPr>
          <w:rFonts w:hint="eastAsia"/>
          <w:sz w:val="20"/>
          <w:szCs w:val="20"/>
        </w:rPr>
        <w:t>본 별첨에 기재된 계정의 비밀번호 정보는 보안을 위해 별도 안전한 방식으로 상호 전달·관리한다.</w:t>
      </w:r>
    </w:p>
    <w:p w14:paraId="1FA8FE5D" w14:textId="56E446E8" w:rsidR="001253E3" w:rsidRPr="003D4D4F" w:rsidRDefault="003D4D4F" w:rsidP="003D4D4F">
      <w:pPr>
        <w:pStyle w:val="a6"/>
        <w:numPr>
          <w:ilvl w:val="0"/>
          <w:numId w:val="64"/>
        </w:numPr>
        <w:rPr>
          <w:sz w:val="20"/>
          <w:szCs w:val="20"/>
        </w:rPr>
      </w:pPr>
      <w:r w:rsidRPr="003D4D4F">
        <w:rPr>
          <w:rFonts w:hint="eastAsia"/>
          <w:sz w:val="20"/>
          <w:szCs w:val="20"/>
        </w:rPr>
        <w:t>본 별첨은 제2조 제6호 및 제9조 제1항 제8호·제9호에 따른 계정정보의 범위 확정을 위한 것이다.</w:t>
      </w:r>
    </w:p>
    <w:sectPr w:rsidR="001253E3" w:rsidRPr="003D4D4F" w:rsidSect="00F66799">
      <w:pgSz w:w="11906" w:h="16838"/>
      <w:pgMar w:top="1701" w:right="1134" w:bottom="1134" w:left="11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FED32" w14:textId="77777777" w:rsidR="00AF3DA7" w:rsidRDefault="00AF3DA7" w:rsidP="00896ACA">
      <w:pPr>
        <w:spacing w:after="0"/>
      </w:pPr>
      <w:r>
        <w:separator/>
      </w:r>
    </w:p>
  </w:endnote>
  <w:endnote w:type="continuationSeparator" w:id="0">
    <w:p w14:paraId="2262C0B2" w14:textId="77777777" w:rsidR="00AF3DA7" w:rsidRDefault="00AF3DA7" w:rsidP="00896AC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A856" w14:textId="77777777" w:rsidR="00AF3DA7" w:rsidRDefault="00AF3DA7" w:rsidP="00896ACA">
      <w:pPr>
        <w:spacing w:after="0"/>
      </w:pPr>
      <w:r>
        <w:separator/>
      </w:r>
    </w:p>
  </w:footnote>
  <w:footnote w:type="continuationSeparator" w:id="0">
    <w:p w14:paraId="65FD0C20" w14:textId="77777777" w:rsidR="00AF3DA7" w:rsidRDefault="00AF3DA7" w:rsidP="00896A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062A0"/>
    <w:multiLevelType w:val="hybridMultilevel"/>
    <w:tmpl w:val="F6B4E898"/>
    <w:lvl w:ilvl="0" w:tplc="F0102ADE">
      <w:start w:val="1"/>
      <w:numFmt w:val="decimal"/>
      <w:lvlText w:val="%1."/>
      <w:lvlJc w:val="left"/>
      <w:pPr>
        <w:ind w:left="785" w:hanging="360"/>
      </w:pPr>
      <w:rPr>
        <w:rFonts w:hint="default"/>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1" w15:restartNumberingAfterBreak="0">
    <w:nsid w:val="011B0874"/>
    <w:multiLevelType w:val="hybridMultilevel"/>
    <w:tmpl w:val="C6A072A6"/>
    <w:lvl w:ilvl="0" w:tplc="FDAA15EE">
      <w:start w:val="2025"/>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33B2688"/>
    <w:multiLevelType w:val="hybridMultilevel"/>
    <w:tmpl w:val="D5524D46"/>
    <w:lvl w:ilvl="0" w:tplc="04090009">
      <w:start w:val="1"/>
      <w:numFmt w:val="bullet"/>
      <w:lvlText w:val=""/>
      <w:lvlJc w:val="left"/>
      <w:pPr>
        <w:ind w:left="1921" w:hanging="440"/>
      </w:pPr>
      <w:rPr>
        <w:rFonts w:ascii="Wingdings" w:hAnsi="Wingdings" w:hint="default"/>
      </w:rPr>
    </w:lvl>
    <w:lvl w:ilvl="1" w:tplc="04090003" w:tentative="1">
      <w:start w:val="1"/>
      <w:numFmt w:val="bullet"/>
      <w:lvlText w:val=""/>
      <w:lvlJc w:val="left"/>
      <w:pPr>
        <w:ind w:left="2361" w:hanging="440"/>
      </w:pPr>
      <w:rPr>
        <w:rFonts w:ascii="Wingdings" w:hAnsi="Wingdings" w:hint="default"/>
      </w:rPr>
    </w:lvl>
    <w:lvl w:ilvl="2" w:tplc="04090005" w:tentative="1">
      <w:start w:val="1"/>
      <w:numFmt w:val="bullet"/>
      <w:lvlText w:val=""/>
      <w:lvlJc w:val="left"/>
      <w:pPr>
        <w:ind w:left="2801" w:hanging="440"/>
      </w:pPr>
      <w:rPr>
        <w:rFonts w:ascii="Wingdings" w:hAnsi="Wingdings" w:hint="default"/>
      </w:rPr>
    </w:lvl>
    <w:lvl w:ilvl="3" w:tplc="04090001" w:tentative="1">
      <w:start w:val="1"/>
      <w:numFmt w:val="bullet"/>
      <w:lvlText w:val=""/>
      <w:lvlJc w:val="left"/>
      <w:pPr>
        <w:ind w:left="3241" w:hanging="440"/>
      </w:pPr>
      <w:rPr>
        <w:rFonts w:ascii="Wingdings" w:hAnsi="Wingdings" w:hint="default"/>
      </w:rPr>
    </w:lvl>
    <w:lvl w:ilvl="4" w:tplc="04090003" w:tentative="1">
      <w:start w:val="1"/>
      <w:numFmt w:val="bullet"/>
      <w:lvlText w:val=""/>
      <w:lvlJc w:val="left"/>
      <w:pPr>
        <w:ind w:left="3681" w:hanging="440"/>
      </w:pPr>
      <w:rPr>
        <w:rFonts w:ascii="Wingdings" w:hAnsi="Wingdings" w:hint="default"/>
      </w:rPr>
    </w:lvl>
    <w:lvl w:ilvl="5" w:tplc="04090005" w:tentative="1">
      <w:start w:val="1"/>
      <w:numFmt w:val="bullet"/>
      <w:lvlText w:val=""/>
      <w:lvlJc w:val="left"/>
      <w:pPr>
        <w:ind w:left="4121" w:hanging="440"/>
      </w:pPr>
      <w:rPr>
        <w:rFonts w:ascii="Wingdings" w:hAnsi="Wingdings" w:hint="default"/>
      </w:rPr>
    </w:lvl>
    <w:lvl w:ilvl="6" w:tplc="04090001" w:tentative="1">
      <w:start w:val="1"/>
      <w:numFmt w:val="bullet"/>
      <w:lvlText w:val=""/>
      <w:lvlJc w:val="left"/>
      <w:pPr>
        <w:ind w:left="4561" w:hanging="440"/>
      </w:pPr>
      <w:rPr>
        <w:rFonts w:ascii="Wingdings" w:hAnsi="Wingdings" w:hint="default"/>
      </w:rPr>
    </w:lvl>
    <w:lvl w:ilvl="7" w:tplc="04090003" w:tentative="1">
      <w:start w:val="1"/>
      <w:numFmt w:val="bullet"/>
      <w:lvlText w:val=""/>
      <w:lvlJc w:val="left"/>
      <w:pPr>
        <w:ind w:left="5001" w:hanging="440"/>
      </w:pPr>
      <w:rPr>
        <w:rFonts w:ascii="Wingdings" w:hAnsi="Wingdings" w:hint="default"/>
      </w:rPr>
    </w:lvl>
    <w:lvl w:ilvl="8" w:tplc="04090005" w:tentative="1">
      <w:start w:val="1"/>
      <w:numFmt w:val="bullet"/>
      <w:lvlText w:val=""/>
      <w:lvlJc w:val="left"/>
      <w:pPr>
        <w:ind w:left="5441" w:hanging="440"/>
      </w:pPr>
      <w:rPr>
        <w:rFonts w:ascii="Wingdings" w:hAnsi="Wingdings" w:hint="default"/>
      </w:rPr>
    </w:lvl>
  </w:abstractNum>
  <w:abstractNum w:abstractNumId="3" w15:restartNumberingAfterBreak="0">
    <w:nsid w:val="051B19C8"/>
    <w:multiLevelType w:val="multilevel"/>
    <w:tmpl w:val="88A46010"/>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06D84D34"/>
    <w:multiLevelType w:val="multilevel"/>
    <w:tmpl w:val="9962CE0C"/>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078C2A19"/>
    <w:multiLevelType w:val="hybridMultilevel"/>
    <w:tmpl w:val="5FFA7726"/>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91756D8"/>
    <w:multiLevelType w:val="hybridMultilevel"/>
    <w:tmpl w:val="EEFE041A"/>
    <w:lvl w:ilvl="0" w:tplc="AA52816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09B64471"/>
    <w:multiLevelType w:val="hybridMultilevel"/>
    <w:tmpl w:val="9B160164"/>
    <w:lvl w:ilvl="0" w:tplc="04090009">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8" w15:restartNumberingAfterBreak="0">
    <w:nsid w:val="0B30568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9" w15:restartNumberingAfterBreak="0">
    <w:nsid w:val="0B65449F"/>
    <w:multiLevelType w:val="hybridMultilevel"/>
    <w:tmpl w:val="55AE80A6"/>
    <w:lvl w:ilvl="0" w:tplc="3670EA8A">
      <w:start w:val="1"/>
      <w:numFmt w:val="decimal"/>
      <w:lvlText w:val="%1."/>
      <w:lvlJc w:val="left"/>
      <w:pPr>
        <w:ind w:left="785" w:hanging="360"/>
      </w:pPr>
      <w:rPr>
        <w:rFonts w:hint="eastAsia"/>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10" w15:restartNumberingAfterBreak="0">
    <w:nsid w:val="0CCC2431"/>
    <w:multiLevelType w:val="hybridMultilevel"/>
    <w:tmpl w:val="A2F4F912"/>
    <w:lvl w:ilvl="0" w:tplc="9B78D13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10874B4C"/>
    <w:multiLevelType w:val="multilevel"/>
    <w:tmpl w:val="D17AC516"/>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15:restartNumberingAfterBreak="0">
    <w:nsid w:val="13654CC9"/>
    <w:multiLevelType w:val="hybridMultilevel"/>
    <w:tmpl w:val="E3D61984"/>
    <w:lvl w:ilvl="0" w:tplc="3F5C062E">
      <w:start w:val="1"/>
      <w:numFmt w:val="decimal"/>
      <w:lvlText w:val="%1."/>
      <w:lvlJc w:val="left"/>
      <w:pPr>
        <w:ind w:left="1020" w:hanging="360"/>
      </w:pPr>
    </w:lvl>
    <w:lvl w:ilvl="1" w:tplc="9104E98E">
      <w:start w:val="1"/>
      <w:numFmt w:val="decimal"/>
      <w:lvlText w:val="%2."/>
      <w:lvlJc w:val="left"/>
      <w:pPr>
        <w:ind w:left="1020" w:hanging="360"/>
      </w:pPr>
    </w:lvl>
    <w:lvl w:ilvl="2" w:tplc="96B0447E">
      <w:start w:val="1"/>
      <w:numFmt w:val="decimal"/>
      <w:lvlText w:val="%3."/>
      <w:lvlJc w:val="left"/>
      <w:pPr>
        <w:ind w:left="1020" w:hanging="360"/>
      </w:pPr>
    </w:lvl>
    <w:lvl w:ilvl="3" w:tplc="E460B4FC">
      <w:start w:val="1"/>
      <w:numFmt w:val="decimal"/>
      <w:lvlText w:val="%4."/>
      <w:lvlJc w:val="left"/>
      <w:pPr>
        <w:ind w:left="1020" w:hanging="360"/>
      </w:pPr>
    </w:lvl>
    <w:lvl w:ilvl="4" w:tplc="C8CA6CAC">
      <w:start w:val="1"/>
      <w:numFmt w:val="decimal"/>
      <w:lvlText w:val="%5."/>
      <w:lvlJc w:val="left"/>
      <w:pPr>
        <w:ind w:left="1020" w:hanging="360"/>
      </w:pPr>
    </w:lvl>
    <w:lvl w:ilvl="5" w:tplc="A54277F0">
      <w:start w:val="1"/>
      <w:numFmt w:val="decimal"/>
      <w:lvlText w:val="%6."/>
      <w:lvlJc w:val="left"/>
      <w:pPr>
        <w:ind w:left="1020" w:hanging="360"/>
      </w:pPr>
    </w:lvl>
    <w:lvl w:ilvl="6" w:tplc="BA4EBB7E">
      <w:start w:val="1"/>
      <w:numFmt w:val="decimal"/>
      <w:lvlText w:val="%7."/>
      <w:lvlJc w:val="left"/>
      <w:pPr>
        <w:ind w:left="1020" w:hanging="360"/>
      </w:pPr>
    </w:lvl>
    <w:lvl w:ilvl="7" w:tplc="48821636">
      <w:start w:val="1"/>
      <w:numFmt w:val="decimal"/>
      <w:lvlText w:val="%8."/>
      <w:lvlJc w:val="left"/>
      <w:pPr>
        <w:ind w:left="1020" w:hanging="360"/>
      </w:pPr>
    </w:lvl>
    <w:lvl w:ilvl="8" w:tplc="57BA1358">
      <w:start w:val="1"/>
      <w:numFmt w:val="decimal"/>
      <w:lvlText w:val="%9."/>
      <w:lvlJc w:val="left"/>
      <w:pPr>
        <w:ind w:left="1020" w:hanging="360"/>
      </w:pPr>
    </w:lvl>
  </w:abstractNum>
  <w:abstractNum w:abstractNumId="13" w15:restartNumberingAfterBreak="0">
    <w:nsid w:val="15EA6825"/>
    <w:multiLevelType w:val="multilevel"/>
    <w:tmpl w:val="7F9644A0"/>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4" w15:restartNumberingAfterBreak="0">
    <w:nsid w:val="17A248EB"/>
    <w:multiLevelType w:val="hybridMultilevel"/>
    <w:tmpl w:val="ED1A9E86"/>
    <w:lvl w:ilvl="0" w:tplc="7FF2C96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18035F62"/>
    <w:multiLevelType w:val="hybridMultilevel"/>
    <w:tmpl w:val="2F9494AA"/>
    <w:lvl w:ilvl="0" w:tplc="969C8216">
      <w:start w:val="1"/>
      <w:numFmt w:val="decimal"/>
      <w:lvlText w:val="%1."/>
      <w:lvlJc w:val="left"/>
      <w:pPr>
        <w:ind w:left="785" w:hanging="360"/>
      </w:pPr>
      <w:rPr>
        <w:rFonts w:hint="eastAsia"/>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16" w15:restartNumberingAfterBreak="0">
    <w:nsid w:val="19C54E3C"/>
    <w:multiLevelType w:val="hybridMultilevel"/>
    <w:tmpl w:val="2578D49C"/>
    <w:lvl w:ilvl="0" w:tplc="DF1E368E">
      <w:start w:val="2"/>
      <w:numFmt w:val="decimalEnclosedCircle"/>
      <w:lvlText w:val="%1"/>
      <w:lvlJc w:val="left"/>
      <w:pPr>
        <w:ind w:left="865"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1A6C5CD9"/>
    <w:multiLevelType w:val="hybridMultilevel"/>
    <w:tmpl w:val="6366B0CC"/>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1CE82401"/>
    <w:multiLevelType w:val="hybridMultilevel"/>
    <w:tmpl w:val="9AD6B0AE"/>
    <w:lvl w:ilvl="0" w:tplc="A558965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9" w15:restartNumberingAfterBreak="0">
    <w:nsid w:val="1F792AF9"/>
    <w:multiLevelType w:val="hybridMultilevel"/>
    <w:tmpl w:val="2D0C9CF2"/>
    <w:lvl w:ilvl="0" w:tplc="471EA0BE">
      <w:start w:val="1"/>
      <w:numFmt w:val="decimal"/>
      <w:lvlText w:val="%1."/>
      <w:lvlJc w:val="left"/>
      <w:pPr>
        <w:ind w:left="785" w:hanging="360"/>
      </w:pPr>
      <w:rPr>
        <w:rFonts w:hint="eastAsia"/>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20" w15:restartNumberingAfterBreak="0">
    <w:nsid w:val="202B546F"/>
    <w:multiLevelType w:val="hybridMultilevel"/>
    <w:tmpl w:val="266697D8"/>
    <w:lvl w:ilvl="0" w:tplc="C880572C">
      <w:start w:val="1"/>
      <w:numFmt w:val="decimal"/>
      <w:lvlText w:val="%1."/>
      <w:lvlJc w:val="left"/>
      <w:pPr>
        <w:ind w:left="800" w:hanging="360"/>
      </w:pPr>
      <w:rPr>
        <w:rFonts w:hint="default"/>
        <w:b w:val="0"/>
        <w:bCs w:val="0"/>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1" w15:restartNumberingAfterBreak="0">
    <w:nsid w:val="20B27711"/>
    <w:multiLevelType w:val="hybridMultilevel"/>
    <w:tmpl w:val="224E5A8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21A16767"/>
    <w:multiLevelType w:val="hybridMultilevel"/>
    <w:tmpl w:val="4ACE48AC"/>
    <w:lvl w:ilvl="0" w:tplc="DF1E368E">
      <w:start w:val="2"/>
      <w:numFmt w:val="decimalEnclosedCircle"/>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22BD62E9"/>
    <w:multiLevelType w:val="hybridMultilevel"/>
    <w:tmpl w:val="805CD958"/>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25904A56"/>
    <w:multiLevelType w:val="hybridMultilevel"/>
    <w:tmpl w:val="C02E3178"/>
    <w:lvl w:ilvl="0" w:tplc="49969392">
      <w:start w:val="1"/>
      <w:numFmt w:val="decimal"/>
      <w:lvlText w:val="%1."/>
      <w:lvlJc w:val="left"/>
      <w:pPr>
        <w:ind w:left="785" w:hanging="360"/>
      </w:pPr>
      <w:rPr>
        <w:rFonts w:hint="default"/>
      </w:rPr>
    </w:lvl>
    <w:lvl w:ilvl="1" w:tplc="04090019" w:tentative="1">
      <w:start w:val="1"/>
      <w:numFmt w:val="upp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upp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upperLetter"/>
      <w:lvlText w:val="%8."/>
      <w:lvlJc w:val="left"/>
      <w:pPr>
        <w:ind w:left="3945" w:hanging="440"/>
      </w:pPr>
    </w:lvl>
    <w:lvl w:ilvl="8" w:tplc="0409001B" w:tentative="1">
      <w:start w:val="1"/>
      <w:numFmt w:val="lowerRoman"/>
      <w:lvlText w:val="%9."/>
      <w:lvlJc w:val="right"/>
      <w:pPr>
        <w:ind w:left="4385" w:hanging="440"/>
      </w:pPr>
    </w:lvl>
  </w:abstractNum>
  <w:abstractNum w:abstractNumId="25" w15:restartNumberingAfterBreak="0">
    <w:nsid w:val="26680EC5"/>
    <w:multiLevelType w:val="hybridMultilevel"/>
    <w:tmpl w:val="7C52F27E"/>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28E522AA"/>
    <w:multiLevelType w:val="hybridMultilevel"/>
    <w:tmpl w:val="2DB8583A"/>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29EF0290"/>
    <w:multiLevelType w:val="multilevel"/>
    <w:tmpl w:val="87066E28"/>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8" w15:restartNumberingAfterBreak="0">
    <w:nsid w:val="29F96D12"/>
    <w:multiLevelType w:val="hybridMultilevel"/>
    <w:tmpl w:val="2B500374"/>
    <w:lvl w:ilvl="0" w:tplc="E7C2964E">
      <w:start w:val="1"/>
      <w:numFmt w:val="bullet"/>
      <w:lvlText w:val=""/>
      <w:lvlJc w:val="left"/>
      <w:pPr>
        <w:ind w:left="1020" w:hanging="360"/>
      </w:pPr>
      <w:rPr>
        <w:rFonts w:ascii="Symbol" w:hAnsi="Symbol"/>
      </w:rPr>
    </w:lvl>
    <w:lvl w:ilvl="1" w:tplc="D1203050">
      <w:start w:val="1"/>
      <w:numFmt w:val="bullet"/>
      <w:lvlText w:val=""/>
      <w:lvlJc w:val="left"/>
      <w:pPr>
        <w:ind w:left="1020" w:hanging="360"/>
      </w:pPr>
      <w:rPr>
        <w:rFonts w:ascii="Symbol" w:hAnsi="Symbol"/>
      </w:rPr>
    </w:lvl>
    <w:lvl w:ilvl="2" w:tplc="BD4A4FB2">
      <w:start w:val="1"/>
      <w:numFmt w:val="bullet"/>
      <w:lvlText w:val=""/>
      <w:lvlJc w:val="left"/>
      <w:pPr>
        <w:ind w:left="1020" w:hanging="360"/>
      </w:pPr>
      <w:rPr>
        <w:rFonts w:ascii="Symbol" w:hAnsi="Symbol"/>
      </w:rPr>
    </w:lvl>
    <w:lvl w:ilvl="3" w:tplc="D83AB682">
      <w:start w:val="1"/>
      <w:numFmt w:val="bullet"/>
      <w:lvlText w:val=""/>
      <w:lvlJc w:val="left"/>
      <w:pPr>
        <w:ind w:left="1020" w:hanging="360"/>
      </w:pPr>
      <w:rPr>
        <w:rFonts w:ascii="Symbol" w:hAnsi="Symbol"/>
      </w:rPr>
    </w:lvl>
    <w:lvl w:ilvl="4" w:tplc="375AE708">
      <w:start w:val="1"/>
      <w:numFmt w:val="bullet"/>
      <w:lvlText w:val=""/>
      <w:lvlJc w:val="left"/>
      <w:pPr>
        <w:ind w:left="1020" w:hanging="360"/>
      </w:pPr>
      <w:rPr>
        <w:rFonts w:ascii="Symbol" w:hAnsi="Symbol"/>
      </w:rPr>
    </w:lvl>
    <w:lvl w:ilvl="5" w:tplc="AFE2F62A">
      <w:start w:val="1"/>
      <w:numFmt w:val="bullet"/>
      <w:lvlText w:val=""/>
      <w:lvlJc w:val="left"/>
      <w:pPr>
        <w:ind w:left="1020" w:hanging="360"/>
      </w:pPr>
      <w:rPr>
        <w:rFonts w:ascii="Symbol" w:hAnsi="Symbol"/>
      </w:rPr>
    </w:lvl>
    <w:lvl w:ilvl="6" w:tplc="49603850">
      <w:start w:val="1"/>
      <w:numFmt w:val="bullet"/>
      <w:lvlText w:val=""/>
      <w:lvlJc w:val="left"/>
      <w:pPr>
        <w:ind w:left="1020" w:hanging="360"/>
      </w:pPr>
      <w:rPr>
        <w:rFonts w:ascii="Symbol" w:hAnsi="Symbol"/>
      </w:rPr>
    </w:lvl>
    <w:lvl w:ilvl="7" w:tplc="BC2C9AFA">
      <w:start w:val="1"/>
      <w:numFmt w:val="bullet"/>
      <w:lvlText w:val=""/>
      <w:lvlJc w:val="left"/>
      <w:pPr>
        <w:ind w:left="1020" w:hanging="360"/>
      </w:pPr>
      <w:rPr>
        <w:rFonts w:ascii="Symbol" w:hAnsi="Symbol"/>
      </w:rPr>
    </w:lvl>
    <w:lvl w:ilvl="8" w:tplc="D24C428E">
      <w:start w:val="1"/>
      <w:numFmt w:val="bullet"/>
      <w:lvlText w:val=""/>
      <w:lvlJc w:val="left"/>
      <w:pPr>
        <w:ind w:left="1020" w:hanging="360"/>
      </w:pPr>
      <w:rPr>
        <w:rFonts w:ascii="Symbol" w:hAnsi="Symbol"/>
      </w:rPr>
    </w:lvl>
  </w:abstractNum>
  <w:abstractNum w:abstractNumId="29" w15:restartNumberingAfterBreak="0">
    <w:nsid w:val="2EDF533F"/>
    <w:multiLevelType w:val="hybridMultilevel"/>
    <w:tmpl w:val="2F9494AA"/>
    <w:lvl w:ilvl="0" w:tplc="FFFFFFFF">
      <w:start w:val="1"/>
      <w:numFmt w:val="decimal"/>
      <w:lvlText w:val="%1."/>
      <w:lvlJc w:val="left"/>
      <w:pPr>
        <w:ind w:left="785" w:hanging="360"/>
      </w:pPr>
      <w:rPr>
        <w:rFonts w:hint="eastAsia"/>
      </w:rPr>
    </w:lvl>
    <w:lvl w:ilvl="1" w:tplc="FFFFFFFF" w:tentative="1">
      <w:start w:val="1"/>
      <w:numFmt w:val="upperLetter"/>
      <w:lvlText w:val="%2."/>
      <w:lvlJc w:val="left"/>
      <w:pPr>
        <w:ind w:left="1305" w:hanging="440"/>
      </w:pPr>
    </w:lvl>
    <w:lvl w:ilvl="2" w:tplc="FFFFFFFF" w:tentative="1">
      <w:start w:val="1"/>
      <w:numFmt w:val="lowerRoman"/>
      <w:lvlText w:val="%3."/>
      <w:lvlJc w:val="right"/>
      <w:pPr>
        <w:ind w:left="1745" w:hanging="440"/>
      </w:pPr>
    </w:lvl>
    <w:lvl w:ilvl="3" w:tplc="FFFFFFFF" w:tentative="1">
      <w:start w:val="1"/>
      <w:numFmt w:val="decimal"/>
      <w:lvlText w:val="%4."/>
      <w:lvlJc w:val="left"/>
      <w:pPr>
        <w:ind w:left="2185" w:hanging="440"/>
      </w:pPr>
    </w:lvl>
    <w:lvl w:ilvl="4" w:tplc="FFFFFFFF" w:tentative="1">
      <w:start w:val="1"/>
      <w:numFmt w:val="upperLetter"/>
      <w:lvlText w:val="%5."/>
      <w:lvlJc w:val="left"/>
      <w:pPr>
        <w:ind w:left="2625" w:hanging="440"/>
      </w:pPr>
    </w:lvl>
    <w:lvl w:ilvl="5" w:tplc="FFFFFFFF" w:tentative="1">
      <w:start w:val="1"/>
      <w:numFmt w:val="lowerRoman"/>
      <w:lvlText w:val="%6."/>
      <w:lvlJc w:val="right"/>
      <w:pPr>
        <w:ind w:left="3065" w:hanging="440"/>
      </w:pPr>
    </w:lvl>
    <w:lvl w:ilvl="6" w:tplc="FFFFFFFF" w:tentative="1">
      <w:start w:val="1"/>
      <w:numFmt w:val="decimal"/>
      <w:lvlText w:val="%7."/>
      <w:lvlJc w:val="left"/>
      <w:pPr>
        <w:ind w:left="3505" w:hanging="440"/>
      </w:pPr>
    </w:lvl>
    <w:lvl w:ilvl="7" w:tplc="FFFFFFFF" w:tentative="1">
      <w:start w:val="1"/>
      <w:numFmt w:val="upperLetter"/>
      <w:lvlText w:val="%8."/>
      <w:lvlJc w:val="left"/>
      <w:pPr>
        <w:ind w:left="3945" w:hanging="440"/>
      </w:pPr>
    </w:lvl>
    <w:lvl w:ilvl="8" w:tplc="FFFFFFFF" w:tentative="1">
      <w:start w:val="1"/>
      <w:numFmt w:val="lowerRoman"/>
      <w:lvlText w:val="%9."/>
      <w:lvlJc w:val="right"/>
      <w:pPr>
        <w:ind w:left="4385" w:hanging="440"/>
      </w:pPr>
    </w:lvl>
  </w:abstractNum>
  <w:abstractNum w:abstractNumId="30" w15:restartNumberingAfterBreak="0">
    <w:nsid w:val="30001FE9"/>
    <w:multiLevelType w:val="multilevel"/>
    <w:tmpl w:val="87066E28"/>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1" w15:restartNumberingAfterBreak="0">
    <w:nsid w:val="331F6D57"/>
    <w:multiLevelType w:val="hybridMultilevel"/>
    <w:tmpl w:val="4BC41516"/>
    <w:lvl w:ilvl="0" w:tplc="42AC42B4">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3B462215"/>
    <w:multiLevelType w:val="hybridMultilevel"/>
    <w:tmpl w:val="2F82FDCA"/>
    <w:lvl w:ilvl="0" w:tplc="5A38A50C">
      <w:start w:val="3"/>
      <w:numFmt w:val="bullet"/>
      <w:lvlText w:val="-"/>
      <w:lvlJc w:val="left"/>
      <w:pPr>
        <w:ind w:left="1160" w:hanging="360"/>
      </w:pPr>
      <w:rPr>
        <w:rFonts w:ascii="맑은 고딕" w:eastAsia="맑은 고딕" w:hAnsi="맑은 고딕" w:cstheme="minorBidi" w:hint="eastAsia"/>
        <w:b/>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3E213B9A"/>
    <w:multiLevelType w:val="hybridMultilevel"/>
    <w:tmpl w:val="1458D06E"/>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3EAB662B"/>
    <w:multiLevelType w:val="hybridMultilevel"/>
    <w:tmpl w:val="9766BA76"/>
    <w:lvl w:ilvl="0" w:tplc="04090011">
      <w:start w:val="1"/>
      <w:numFmt w:val="decimalEnclosedCircle"/>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5" w15:restartNumberingAfterBreak="0">
    <w:nsid w:val="41785CB0"/>
    <w:multiLevelType w:val="multilevel"/>
    <w:tmpl w:val="BF28EB5C"/>
    <w:lvl w:ilvl="0">
      <w:start w:val="1"/>
      <w:numFmt w:val="decimalEnclosedCircle"/>
      <w:lvlText w:val="%1"/>
      <w:lvlJc w:val="left"/>
      <w:pPr>
        <w:ind w:left="425" w:hanging="425"/>
      </w:pPr>
    </w:lvl>
    <w:lvl w:ilvl="1">
      <w:start w:val="1"/>
      <w:numFmt w:val="decimal"/>
      <w:lvlText w:val="%2."/>
      <w:lvlJc w:val="left"/>
      <w:pPr>
        <w:ind w:left="992" w:hanging="567"/>
      </w:pPr>
      <w:rPr>
        <w:rFonts w:asciiTheme="minorHAnsi" w:eastAsiaTheme="minorEastAsia" w:hAnsiTheme="minorHAnsi" w:cstheme="minorBidi"/>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6" w15:restartNumberingAfterBreak="0">
    <w:nsid w:val="41897165"/>
    <w:multiLevelType w:val="hybridMultilevel"/>
    <w:tmpl w:val="03227216"/>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4353074B"/>
    <w:multiLevelType w:val="hybridMultilevel"/>
    <w:tmpl w:val="0B46C51E"/>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8" w15:restartNumberingAfterBreak="0">
    <w:nsid w:val="43C930FC"/>
    <w:multiLevelType w:val="hybridMultilevel"/>
    <w:tmpl w:val="CECCE93A"/>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45CB3E20"/>
    <w:multiLevelType w:val="hybridMultilevel"/>
    <w:tmpl w:val="1756C08C"/>
    <w:lvl w:ilvl="0" w:tplc="E3F0FA6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0" w15:restartNumberingAfterBreak="0">
    <w:nsid w:val="46A61F8C"/>
    <w:multiLevelType w:val="multilevel"/>
    <w:tmpl w:val="8438EA18"/>
    <w:lvl w:ilvl="0">
      <w:start w:val="1"/>
      <w:numFmt w:val="decimalEnclosedCircle"/>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1" w15:restartNumberingAfterBreak="0">
    <w:nsid w:val="4747257C"/>
    <w:multiLevelType w:val="hybridMultilevel"/>
    <w:tmpl w:val="66343808"/>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4A37718C"/>
    <w:multiLevelType w:val="hybridMultilevel"/>
    <w:tmpl w:val="C980E8F0"/>
    <w:lvl w:ilvl="0" w:tplc="F97464DA">
      <w:start w:val="1"/>
      <w:numFmt w:val="decimal"/>
      <w:lvlText w:val="%1."/>
      <w:lvlJc w:val="left"/>
      <w:pPr>
        <w:ind w:left="1020" w:hanging="360"/>
      </w:pPr>
    </w:lvl>
    <w:lvl w:ilvl="1" w:tplc="8A0C8F7C">
      <w:start w:val="1"/>
      <w:numFmt w:val="decimal"/>
      <w:lvlText w:val="%2."/>
      <w:lvlJc w:val="left"/>
      <w:pPr>
        <w:ind w:left="1020" w:hanging="360"/>
      </w:pPr>
    </w:lvl>
    <w:lvl w:ilvl="2" w:tplc="13283B86">
      <w:start w:val="1"/>
      <w:numFmt w:val="decimal"/>
      <w:lvlText w:val="%3."/>
      <w:lvlJc w:val="left"/>
      <w:pPr>
        <w:ind w:left="1020" w:hanging="360"/>
      </w:pPr>
    </w:lvl>
    <w:lvl w:ilvl="3" w:tplc="E7121CFE">
      <w:start w:val="1"/>
      <w:numFmt w:val="decimal"/>
      <w:lvlText w:val="%4."/>
      <w:lvlJc w:val="left"/>
      <w:pPr>
        <w:ind w:left="1020" w:hanging="360"/>
      </w:pPr>
    </w:lvl>
    <w:lvl w:ilvl="4" w:tplc="8E98F1F2">
      <w:start w:val="1"/>
      <w:numFmt w:val="decimal"/>
      <w:lvlText w:val="%5."/>
      <w:lvlJc w:val="left"/>
      <w:pPr>
        <w:ind w:left="1020" w:hanging="360"/>
      </w:pPr>
    </w:lvl>
    <w:lvl w:ilvl="5" w:tplc="889890DC">
      <w:start w:val="1"/>
      <w:numFmt w:val="decimal"/>
      <w:lvlText w:val="%6."/>
      <w:lvlJc w:val="left"/>
      <w:pPr>
        <w:ind w:left="1020" w:hanging="360"/>
      </w:pPr>
    </w:lvl>
    <w:lvl w:ilvl="6" w:tplc="F30836EE">
      <w:start w:val="1"/>
      <w:numFmt w:val="decimal"/>
      <w:lvlText w:val="%7."/>
      <w:lvlJc w:val="left"/>
      <w:pPr>
        <w:ind w:left="1020" w:hanging="360"/>
      </w:pPr>
    </w:lvl>
    <w:lvl w:ilvl="7" w:tplc="B5DC3660">
      <w:start w:val="1"/>
      <w:numFmt w:val="decimal"/>
      <w:lvlText w:val="%8."/>
      <w:lvlJc w:val="left"/>
      <w:pPr>
        <w:ind w:left="1020" w:hanging="360"/>
      </w:pPr>
    </w:lvl>
    <w:lvl w:ilvl="8" w:tplc="56A6A1E4">
      <w:start w:val="1"/>
      <w:numFmt w:val="decimal"/>
      <w:lvlText w:val="%9."/>
      <w:lvlJc w:val="left"/>
      <w:pPr>
        <w:ind w:left="1020" w:hanging="360"/>
      </w:pPr>
    </w:lvl>
  </w:abstractNum>
  <w:abstractNum w:abstractNumId="43" w15:restartNumberingAfterBreak="0">
    <w:nsid w:val="4F954C24"/>
    <w:multiLevelType w:val="hybridMultilevel"/>
    <w:tmpl w:val="664625A8"/>
    <w:lvl w:ilvl="0" w:tplc="607C13C2">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44" w15:restartNumberingAfterBreak="0">
    <w:nsid w:val="5284603D"/>
    <w:multiLevelType w:val="hybridMultilevel"/>
    <w:tmpl w:val="D1A42100"/>
    <w:lvl w:ilvl="0" w:tplc="275C7F9A">
      <w:start w:val="1"/>
      <w:numFmt w:val="decimal"/>
      <w:lvlText w:val="%1."/>
      <w:lvlJc w:val="left"/>
      <w:pPr>
        <w:ind w:left="360" w:hanging="360"/>
      </w:pPr>
      <w:rPr>
        <w:rFonts w:hint="eastAsia"/>
        <w:b/>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52E8434A"/>
    <w:multiLevelType w:val="hybridMultilevel"/>
    <w:tmpl w:val="2CA4E270"/>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6" w15:restartNumberingAfterBreak="0">
    <w:nsid w:val="54FB71CB"/>
    <w:multiLevelType w:val="hybridMultilevel"/>
    <w:tmpl w:val="AAD64DFE"/>
    <w:lvl w:ilvl="0" w:tplc="1E029708">
      <w:start w:val="1"/>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7" w15:restartNumberingAfterBreak="0">
    <w:nsid w:val="55DA5096"/>
    <w:multiLevelType w:val="hybridMultilevel"/>
    <w:tmpl w:val="A516E686"/>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579826CF"/>
    <w:multiLevelType w:val="hybridMultilevel"/>
    <w:tmpl w:val="566288D0"/>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49" w15:restartNumberingAfterBreak="0">
    <w:nsid w:val="589F0873"/>
    <w:multiLevelType w:val="hybridMultilevel"/>
    <w:tmpl w:val="8856F0B8"/>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58B020B6"/>
    <w:multiLevelType w:val="hybridMultilevel"/>
    <w:tmpl w:val="50BEEB24"/>
    <w:lvl w:ilvl="0" w:tplc="796C9352">
      <w:start w:val="1"/>
      <w:numFmt w:val="decimal"/>
      <w:lvlText w:val="%1."/>
      <w:lvlJc w:val="left"/>
      <w:pPr>
        <w:ind w:left="1020" w:hanging="360"/>
      </w:pPr>
    </w:lvl>
    <w:lvl w:ilvl="1" w:tplc="2D7C5352">
      <w:start w:val="1"/>
      <w:numFmt w:val="decimal"/>
      <w:lvlText w:val="%2."/>
      <w:lvlJc w:val="left"/>
      <w:pPr>
        <w:ind w:left="1020" w:hanging="360"/>
      </w:pPr>
    </w:lvl>
    <w:lvl w:ilvl="2" w:tplc="F9F61CDE">
      <w:start w:val="1"/>
      <w:numFmt w:val="decimal"/>
      <w:lvlText w:val="%3."/>
      <w:lvlJc w:val="left"/>
      <w:pPr>
        <w:ind w:left="1020" w:hanging="360"/>
      </w:pPr>
    </w:lvl>
    <w:lvl w:ilvl="3" w:tplc="B1967770">
      <w:start w:val="1"/>
      <w:numFmt w:val="decimal"/>
      <w:lvlText w:val="%4."/>
      <w:lvlJc w:val="left"/>
      <w:pPr>
        <w:ind w:left="1020" w:hanging="360"/>
      </w:pPr>
    </w:lvl>
    <w:lvl w:ilvl="4" w:tplc="80165160">
      <w:start w:val="1"/>
      <w:numFmt w:val="decimal"/>
      <w:lvlText w:val="%5."/>
      <w:lvlJc w:val="left"/>
      <w:pPr>
        <w:ind w:left="1020" w:hanging="360"/>
      </w:pPr>
    </w:lvl>
    <w:lvl w:ilvl="5" w:tplc="5854FCFC">
      <w:start w:val="1"/>
      <w:numFmt w:val="decimal"/>
      <w:lvlText w:val="%6."/>
      <w:lvlJc w:val="left"/>
      <w:pPr>
        <w:ind w:left="1020" w:hanging="360"/>
      </w:pPr>
    </w:lvl>
    <w:lvl w:ilvl="6" w:tplc="DC30D8A0">
      <w:start w:val="1"/>
      <w:numFmt w:val="decimal"/>
      <w:lvlText w:val="%7."/>
      <w:lvlJc w:val="left"/>
      <w:pPr>
        <w:ind w:left="1020" w:hanging="360"/>
      </w:pPr>
    </w:lvl>
    <w:lvl w:ilvl="7" w:tplc="F6688BA2">
      <w:start w:val="1"/>
      <w:numFmt w:val="decimal"/>
      <w:lvlText w:val="%8."/>
      <w:lvlJc w:val="left"/>
      <w:pPr>
        <w:ind w:left="1020" w:hanging="360"/>
      </w:pPr>
    </w:lvl>
    <w:lvl w:ilvl="8" w:tplc="2C367998">
      <w:start w:val="1"/>
      <w:numFmt w:val="decimal"/>
      <w:lvlText w:val="%9."/>
      <w:lvlJc w:val="left"/>
      <w:pPr>
        <w:ind w:left="1020" w:hanging="360"/>
      </w:pPr>
    </w:lvl>
  </w:abstractNum>
  <w:abstractNum w:abstractNumId="51" w15:restartNumberingAfterBreak="0">
    <w:nsid w:val="5A7A3F58"/>
    <w:multiLevelType w:val="hybridMultilevel"/>
    <w:tmpl w:val="47FAB870"/>
    <w:lvl w:ilvl="0" w:tplc="CC4AC02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2" w15:restartNumberingAfterBreak="0">
    <w:nsid w:val="5EE54D3E"/>
    <w:multiLevelType w:val="hybridMultilevel"/>
    <w:tmpl w:val="F63E7002"/>
    <w:lvl w:ilvl="0" w:tplc="9DBCB150">
      <w:start w:val="1"/>
      <w:numFmt w:val="decimal"/>
      <w:lvlText w:val="%1."/>
      <w:lvlJc w:val="left"/>
      <w:pPr>
        <w:ind w:left="1020" w:hanging="360"/>
      </w:pPr>
    </w:lvl>
    <w:lvl w:ilvl="1" w:tplc="BB3ECDBA">
      <w:start w:val="1"/>
      <w:numFmt w:val="decimal"/>
      <w:lvlText w:val="%2."/>
      <w:lvlJc w:val="left"/>
      <w:pPr>
        <w:ind w:left="1020" w:hanging="360"/>
      </w:pPr>
    </w:lvl>
    <w:lvl w:ilvl="2" w:tplc="033A4B10">
      <w:start w:val="1"/>
      <w:numFmt w:val="decimal"/>
      <w:lvlText w:val="%3."/>
      <w:lvlJc w:val="left"/>
      <w:pPr>
        <w:ind w:left="1020" w:hanging="360"/>
      </w:pPr>
    </w:lvl>
    <w:lvl w:ilvl="3" w:tplc="01F6B2B6">
      <w:start w:val="1"/>
      <w:numFmt w:val="decimal"/>
      <w:lvlText w:val="%4."/>
      <w:lvlJc w:val="left"/>
      <w:pPr>
        <w:ind w:left="1020" w:hanging="360"/>
      </w:pPr>
    </w:lvl>
    <w:lvl w:ilvl="4" w:tplc="7DE67F44">
      <w:start w:val="1"/>
      <w:numFmt w:val="decimal"/>
      <w:lvlText w:val="%5."/>
      <w:lvlJc w:val="left"/>
      <w:pPr>
        <w:ind w:left="1020" w:hanging="360"/>
      </w:pPr>
    </w:lvl>
    <w:lvl w:ilvl="5" w:tplc="C4FED6BE">
      <w:start w:val="1"/>
      <w:numFmt w:val="decimal"/>
      <w:lvlText w:val="%6."/>
      <w:lvlJc w:val="left"/>
      <w:pPr>
        <w:ind w:left="1020" w:hanging="360"/>
      </w:pPr>
    </w:lvl>
    <w:lvl w:ilvl="6" w:tplc="BB5414AE">
      <w:start w:val="1"/>
      <w:numFmt w:val="decimal"/>
      <w:lvlText w:val="%7."/>
      <w:lvlJc w:val="left"/>
      <w:pPr>
        <w:ind w:left="1020" w:hanging="360"/>
      </w:pPr>
    </w:lvl>
    <w:lvl w:ilvl="7" w:tplc="C87847D0">
      <w:start w:val="1"/>
      <w:numFmt w:val="decimal"/>
      <w:lvlText w:val="%8."/>
      <w:lvlJc w:val="left"/>
      <w:pPr>
        <w:ind w:left="1020" w:hanging="360"/>
      </w:pPr>
    </w:lvl>
    <w:lvl w:ilvl="8" w:tplc="7B3AF192">
      <w:start w:val="1"/>
      <w:numFmt w:val="decimal"/>
      <w:lvlText w:val="%9."/>
      <w:lvlJc w:val="left"/>
      <w:pPr>
        <w:ind w:left="1020" w:hanging="360"/>
      </w:pPr>
    </w:lvl>
  </w:abstractNum>
  <w:abstractNum w:abstractNumId="53" w15:restartNumberingAfterBreak="0">
    <w:nsid w:val="628B35F0"/>
    <w:multiLevelType w:val="hybridMultilevel"/>
    <w:tmpl w:val="D08E908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670F73C5"/>
    <w:multiLevelType w:val="hybridMultilevel"/>
    <w:tmpl w:val="443AFB5A"/>
    <w:lvl w:ilvl="0" w:tplc="04090009">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55" w15:restartNumberingAfterBreak="0">
    <w:nsid w:val="67B1472B"/>
    <w:multiLevelType w:val="hybridMultilevel"/>
    <w:tmpl w:val="0554D7BC"/>
    <w:lvl w:ilvl="0" w:tplc="C0982A6A">
      <w:start w:val="1"/>
      <w:numFmt w:val="bullet"/>
      <w:lvlText w:val=""/>
      <w:lvlJc w:val="left"/>
      <w:pPr>
        <w:ind w:left="1020" w:hanging="360"/>
      </w:pPr>
      <w:rPr>
        <w:rFonts w:ascii="Symbol" w:hAnsi="Symbol"/>
      </w:rPr>
    </w:lvl>
    <w:lvl w:ilvl="1" w:tplc="87BA712A">
      <w:start w:val="1"/>
      <w:numFmt w:val="bullet"/>
      <w:lvlText w:val=""/>
      <w:lvlJc w:val="left"/>
      <w:pPr>
        <w:ind w:left="1020" w:hanging="360"/>
      </w:pPr>
      <w:rPr>
        <w:rFonts w:ascii="Symbol" w:hAnsi="Symbol"/>
      </w:rPr>
    </w:lvl>
    <w:lvl w:ilvl="2" w:tplc="DF382C72">
      <w:start w:val="1"/>
      <w:numFmt w:val="bullet"/>
      <w:lvlText w:val=""/>
      <w:lvlJc w:val="left"/>
      <w:pPr>
        <w:ind w:left="1020" w:hanging="360"/>
      </w:pPr>
      <w:rPr>
        <w:rFonts w:ascii="Symbol" w:hAnsi="Symbol"/>
      </w:rPr>
    </w:lvl>
    <w:lvl w:ilvl="3" w:tplc="91E21370">
      <w:start w:val="1"/>
      <w:numFmt w:val="bullet"/>
      <w:lvlText w:val=""/>
      <w:lvlJc w:val="left"/>
      <w:pPr>
        <w:ind w:left="1020" w:hanging="360"/>
      </w:pPr>
      <w:rPr>
        <w:rFonts w:ascii="Symbol" w:hAnsi="Symbol"/>
      </w:rPr>
    </w:lvl>
    <w:lvl w:ilvl="4" w:tplc="FA0064A6">
      <w:start w:val="1"/>
      <w:numFmt w:val="bullet"/>
      <w:lvlText w:val=""/>
      <w:lvlJc w:val="left"/>
      <w:pPr>
        <w:ind w:left="1020" w:hanging="360"/>
      </w:pPr>
      <w:rPr>
        <w:rFonts w:ascii="Symbol" w:hAnsi="Symbol"/>
      </w:rPr>
    </w:lvl>
    <w:lvl w:ilvl="5" w:tplc="D458ED9C">
      <w:start w:val="1"/>
      <w:numFmt w:val="bullet"/>
      <w:lvlText w:val=""/>
      <w:lvlJc w:val="left"/>
      <w:pPr>
        <w:ind w:left="1020" w:hanging="360"/>
      </w:pPr>
      <w:rPr>
        <w:rFonts w:ascii="Symbol" w:hAnsi="Symbol"/>
      </w:rPr>
    </w:lvl>
    <w:lvl w:ilvl="6" w:tplc="2EEA13B6">
      <w:start w:val="1"/>
      <w:numFmt w:val="bullet"/>
      <w:lvlText w:val=""/>
      <w:lvlJc w:val="left"/>
      <w:pPr>
        <w:ind w:left="1020" w:hanging="360"/>
      </w:pPr>
      <w:rPr>
        <w:rFonts w:ascii="Symbol" w:hAnsi="Symbol"/>
      </w:rPr>
    </w:lvl>
    <w:lvl w:ilvl="7" w:tplc="8A1A985A">
      <w:start w:val="1"/>
      <w:numFmt w:val="bullet"/>
      <w:lvlText w:val=""/>
      <w:lvlJc w:val="left"/>
      <w:pPr>
        <w:ind w:left="1020" w:hanging="360"/>
      </w:pPr>
      <w:rPr>
        <w:rFonts w:ascii="Symbol" w:hAnsi="Symbol"/>
      </w:rPr>
    </w:lvl>
    <w:lvl w:ilvl="8" w:tplc="1DEC5402">
      <w:start w:val="1"/>
      <w:numFmt w:val="bullet"/>
      <w:lvlText w:val=""/>
      <w:lvlJc w:val="left"/>
      <w:pPr>
        <w:ind w:left="1020" w:hanging="360"/>
      </w:pPr>
      <w:rPr>
        <w:rFonts w:ascii="Symbol" w:hAnsi="Symbol"/>
      </w:rPr>
    </w:lvl>
  </w:abstractNum>
  <w:abstractNum w:abstractNumId="56" w15:restartNumberingAfterBreak="0">
    <w:nsid w:val="6E806E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7" w15:restartNumberingAfterBreak="0">
    <w:nsid w:val="7038559C"/>
    <w:multiLevelType w:val="hybridMultilevel"/>
    <w:tmpl w:val="908CE9C0"/>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58" w15:restartNumberingAfterBreak="0">
    <w:nsid w:val="70A25460"/>
    <w:multiLevelType w:val="hybridMultilevel"/>
    <w:tmpl w:val="454CEE1C"/>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718728A1"/>
    <w:multiLevelType w:val="hybridMultilevel"/>
    <w:tmpl w:val="6A465B46"/>
    <w:lvl w:ilvl="0" w:tplc="F640A214">
      <w:start w:val="1"/>
      <w:numFmt w:val="decimal"/>
      <w:lvlText w:val="%1."/>
      <w:lvlJc w:val="left"/>
      <w:pPr>
        <w:ind w:left="800" w:hanging="36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0" w15:restartNumberingAfterBreak="0">
    <w:nsid w:val="72492969"/>
    <w:multiLevelType w:val="multilevel"/>
    <w:tmpl w:val="A5B6A258"/>
    <w:lvl w:ilvl="0">
      <w:start w:val="2"/>
      <w:numFmt w:val="decimalEnclosedCircle"/>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1" w15:restartNumberingAfterBreak="0">
    <w:nsid w:val="73710AF0"/>
    <w:multiLevelType w:val="hybridMultilevel"/>
    <w:tmpl w:val="2432EDEE"/>
    <w:lvl w:ilvl="0" w:tplc="4AEEE000">
      <w:start w:val="1"/>
      <w:numFmt w:val="decimal"/>
      <w:lvlText w:val="%1."/>
      <w:lvlJc w:val="left"/>
      <w:pPr>
        <w:ind w:left="360" w:hanging="36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2" w15:restartNumberingAfterBreak="0">
    <w:nsid w:val="76B252E1"/>
    <w:multiLevelType w:val="hybridMultilevel"/>
    <w:tmpl w:val="A2F057D0"/>
    <w:lvl w:ilvl="0" w:tplc="FFFFFFFF">
      <w:start w:val="1"/>
      <w:numFmt w:val="decimalEnclosedCircle"/>
      <w:lvlText w:val="%1"/>
      <w:lvlJc w:val="left"/>
      <w:pPr>
        <w:ind w:left="440" w:hanging="440"/>
      </w:p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3" w15:restartNumberingAfterBreak="0">
    <w:nsid w:val="77C9382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4" w15:restartNumberingAfterBreak="0">
    <w:nsid w:val="7B345B26"/>
    <w:multiLevelType w:val="hybridMultilevel"/>
    <w:tmpl w:val="908CE9C0"/>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7C86683F"/>
    <w:multiLevelType w:val="hybridMultilevel"/>
    <w:tmpl w:val="F6829798"/>
    <w:lvl w:ilvl="0" w:tplc="1DB86E18">
      <w:start w:val="1"/>
      <w:numFmt w:val="decimal"/>
      <w:lvlText w:val="%1."/>
      <w:lvlJc w:val="left"/>
      <w:pPr>
        <w:ind w:left="1020" w:hanging="360"/>
      </w:pPr>
    </w:lvl>
    <w:lvl w:ilvl="1" w:tplc="0EB6D0B2">
      <w:start w:val="1"/>
      <w:numFmt w:val="decimal"/>
      <w:lvlText w:val="%2."/>
      <w:lvlJc w:val="left"/>
      <w:pPr>
        <w:ind w:left="1020" w:hanging="360"/>
      </w:pPr>
    </w:lvl>
    <w:lvl w:ilvl="2" w:tplc="E55813CA">
      <w:start w:val="1"/>
      <w:numFmt w:val="decimal"/>
      <w:lvlText w:val="%3."/>
      <w:lvlJc w:val="left"/>
      <w:pPr>
        <w:ind w:left="1020" w:hanging="360"/>
      </w:pPr>
    </w:lvl>
    <w:lvl w:ilvl="3" w:tplc="A4724FEE">
      <w:start w:val="1"/>
      <w:numFmt w:val="decimal"/>
      <w:lvlText w:val="%4."/>
      <w:lvlJc w:val="left"/>
      <w:pPr>
        <w:ind w:left="1020" w:hanging="360"/>
      </w:pPr>
    </w:lvl>
    <w:lvl w:ilvl="4" w:tplc="BA58463A">
      <w:start w:val="1"/>
      <w:numFmt w:val="decimal"/>
      <w:lvlText w:val="%5."/>
      <w:lvlJc w:val="left"/>
      <w:pPr>
        <w:ind w:left="1020" w:hanging="360"/>
      </w:pPr>
    </w:lvl>
    <w:lvl w:ilvl="5" w:tplc="8FC6135A">
      <w:start w:val="1"/>
      <w:numFmt w:val="decimal"/>
      <w:lvlText w:val="%6."/>
      <w:lvlJc w:val="left"/>
      <w:pPr>
        <w:ind w:left="1020" w:hanging="360"/>
      </w:pPr>
    </w:lvl>
    <w:lvl w:ilvl="6" w:tplc="E80A8126">
      <w:start w:val="1"/>
      <w:numFmt w:val="decimal"/>
      <w:lvlText w:val="%7."/>
      <w:lvlJc w:val="left"/>
      <w:pPr>
        <w:ind w:left="1020" w:hanging="360"/>
      </w:pPr>
    </w:lvl>
    <w:lvl w:ilvl="7" w:tplc="167E4A72">
      <w:start w:val="1"/>
      <w:numFmt w:val="decimal"/>
      <w:lvlText w:val="%8."/>
      <w:lvlJc w:val="left"/>
      <w:pPr>
        <w:ind w:left="1020" w:hanging="360"/>
      </w:pPr>
    </w:lvl>
    <w:lvl w:ilvl="8" w:tplc="6F94DF76">
      <w:start w:val="1"/>
      <w:numFmt w:val="decimal"/>
      <w:lvlText w:val="%9."/>
      <w:lvlJc w:val="left"/>
      <w:pPr>
        <w:ind w:left="1020" w:hanging="360"/>
      </w:pPr>
    </w:lvl>
  </w:abstractNum>
  <w:abstractNum w:abstractNumId="66" w15:restartNumberingAfterBreak="0">
    <w:nsid w:val="7D0F0595"/>
    <w:multiLevelType w:val="hybridMultilevel"/>
    <w:tmpl w:val="BBD452A4"/>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7D777F92"/>
    <w:multiLevelType w:val="hybridMultilevel"/>
    <w:tmpl w:val="32E833BE"/>
    <w:lvl w:ilvl="0" w:tplc="2300360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8" w15:restartNumberingAfterBreak="0">
    <w:nsid w:val="7E515025"/>
    <w:multiLevelType w:val="hybridMultilevel"/>
    <w:tmpl w:val="08A282AE"/>
    <w:lvl w:ilvl="0" w:tplc="CCFA33A0">
      <w:start w:val="8"/>
      <w:numFmt w:val="bullet"/>
      <w:lvlText w:val="-"/>
      <w:lvlJc w:val="left"/>
      <w:pPr>
        <w:ind w:left="785" w:hanging="360"/>
      </w:pPr>
      <w:rPr>
        <w:rFonts w:ascii="맑은 고딕" w:eastAsia="맑은 고딕" w:hAnsi="맑은 고딕" w:cstheme="minorBidi" w:hint="eastAsia"/>
      </w:rPr>
    </w:lvl>
    <w:lvl w:ilvl="1" w:tplc="04090003" w:tentative="1">
      <w:start w:val="1"/>
      <w:numFmt w:val="bullet"/>
      <w:lvlText w:val=""/>
      <w:lvlJc w:val="left"/>
      <w:pPr>
        <w:ind w:left="1305" w:hanging="440"/>
      </w:pPr>
      <w:rPr>
        <w:rFonts w:ascii="Wingdings" w:hAnsi="Wingdings" w:hint="default"/>
      </w:rPr>
    </w:lvl>
    <w:lvl w:ilvl="2" w:tplc="04090005" w:tentative="1">
      <w:start w:val="1"/>
      <w:numFmt w:val="bullet"/>
      <w:lvlText w:val=""/>
      <w:lvlJc w:val="left"/>
      <w:pPr>
        <w:ind w:left="1745" w:hanging="440"/>
      </w:pPr>
      <w:rPr>
        <w:rFonts w:ascii="Wingdings" w:hAnsi="Wingdings" w:hint="default"/>
      </w:rPr>
    </w:lvl>
    <w:lvl w:ilvl="3" w:tplc="04090001" w:tentative="1">
      <w:start w:val="1"/>
      <w:numFmt w:val="bullet"/>
      <w:lvlText w:val=""/>
      <w:lvlJc w:val="left"/>
      <w:pPr>
        <w:ind w:left="2185" w:hanging="440"/>
      </w:pPr>
      <w:rPr>
        <w:rFonts w:ascii="Wingdings" w:hAnsi="Wingdings" w:hint="default"/>
      </w:rPr>
    </w:lvl>
    <w:lvl w:ilvl="4" w:tplc="04090003" w:tentative="1">
      <w:start w:val="1"/>
      <w:numFmt w:val="bullet"/>
      <w:lvlText w:val=""/>
      <w:lvlJc w:val="left"/>
      <w:pPr>
        <w:ind w:left="2625" w:hanging="440"/>
      </w:pPr>
      <w:rPr>
        <w:rFonts w:ascii="Wingdings" w:hAnsi="Wingdings" w:hint="default"/>
      </w:rPr>
    </w:lvl>
    <w:lvl w:ilvl="5" w:tplc="04090005" w:tentative="1">
      <w:start w:val="1"/>
      <w:numFmt w:val="bullet"/>
      <w:lvlText w:val=""/>
      <w:lvlJc w:val="left"/>
      <w:pPr>
        <w:ind w:left="3065" w:hanging="440"/>
      </w:pPr>
      <w:rPr>
        <w:rFonts w:ascii="Wingdings" w:hAnsi="Wingdings" w:hint="default"/>
      </w:rPr>
    </w:lvl>
    <w:lvl w:ilvl="6" w:tplc="04090001" w:tentative="1">
      <w:start w:val="1"/>
      <w:numFmt w:val="bullet"/>
      <w:lvlText w:val=""/>
      <w:lvlJc w:val="left"/>
      <w:pPr>
        <w:ind w:left="3505" w:hanging="440"/>
      </w:pPr>
      <w:rPr>
        <w:rFonts w:ascii="Wingdings" w:hAnsi="Wingdings" w:hint="default"/>
      </w:rPr>
    </w:lvl>
    <w:lvl w:ilvl="7" w:tplc="04090003" w:tentative="1">
      <w:start w:val="1"/>
      <w:numFmt w:val="bullet"/>
      <w:lvlText w:val=""/>
      <w:lvlJc w:val="left"/>
      <w:pPr>
        <w:ind w:left="3945" w:hanging="440"/>
      </w:pPr>
      <w:rPr>
        <w:rFonts w:ascii="Wingdings" w:hAnsi="Wingdings" w:hint="default"/>
      </w:rPr>
    </w:lvl>
    <w:lvl w:ilvl="8" w:tplc="04090005" w:tentative="1">
      <w:start w:val="1"/>
      <w:numFmt w:val="bullet"/>
      <w:lvlText w:val=""/>
      <w:lvlJc w:val="left"/>
      <w:pPr>
        <w:ind w:left="4385" w:hanging="440"/>
      </w:pPr>
      <w:rPr>
        <w:rFonts w:ascii="Wingdings" w:hAnsi="Wingdings" w:hint="default"/>
      </w:rPr>
    </w:lvl>
  </w:abstractNum>
  <w:num w:numId="1" w16cid:durableId="767232091">
    <w:abstractNumId w:val="35"/>
  </w:num>
  <w:num w:numId="2" w16cid:durableId="77144388">
    <w:abstractNumId w:val="68"/>
  </w:num>
  <w:num w:numId="3" w16cid:durableId="89013634">
    <w:abstractNumId w:val="8"/>
  </w:num>
  <w:num w:numId="4" w16cid:durableId="283463791">
    <w:abstractNumId w:val="4"/>
  </w:num>
  <w:num w:numId="5" w16cid:durableId="1306857235">
    <w:abstractNumId w:val="56"/>
  </w:num>
  <w:num w:numId="6" w16cid:durableId="694427235">
    <w:abstractNumId w:val="63"/>
  </w:num>
  <w:num w:numId="7" w16cid:durableId="487215360">
    <w:abstractNumId w:val="30"/>
  </w:num>
  <w:num w:numId="8" w16cid:durableId="1055591738">
    <w:abstractNumId w:val="11"/>
  </w:num>
  <w:num w:numId="9" w16cid:durableId="1080758669">
    <w:abstractNumId w:val="3"/>
  </w:num>
  <w:num w:numId="10" w16cid:durableId="1425802660">
    <w:abstractNumId w:val="13"/>
  </w:num>
  <w:num w:numId="11" w16cid:durableId="402877945">
    <w:abstractNumId w:val="40"/>
  </w:num>
  <w:num w:numId="12" w16cid:durableId="306937449">
    <w:abstractNumId w:val="15"/>
  </w:num>
  <w:num w:numId="13" w16cid:durableId="2061593807">
    <w:abstractNumId w:val="5"/>
  </w:num>
  <w:num w:numId="14" w16cid:durableId="733625091">
    <w:abstractNumId w:val="16"/>
  </w:num>
  <w:num w:numId="15" w16cid:durableId="1482651790">
    <w:abstractNumId w:val="19"/>
  </w:num>
  <w:num w:numId="16" w16cid:durableId="921910176">
    <w:abstractNumId w:val="22"/>
  </w:num>
  <w:num w:numId="17" w16cid:durableId="1111315811">
    <w:abstractNumId w:val="60"/>
  </w:num>
  <w:num w:numId="18" w16cid:durableId="1925186520">
    <w:abstractNumId w:val="23"/>
  </w:num>
  <w:num w:numId="19" w16cid:durableId="832068640">
    <w:abstractNumId w:val="12"/>
  </w:num>
  <w:num w:numId="20" w16cid:durableId="357631345">
    <w:abstractNumId w:val="0"/>
  </w:num>
  <w:num w:numId="21" w16cid:durableId="1515068755">
    <w:abstractNumId w:val="34"/>
  </w:num>
  <w:num w:numId="22" w16cid:durableId="1440026406">
    <w:abstractNumId w:val="47"/>
  </w:num>
  <w:num w:numId="23" w16cid:durableId="1558777563">
    <w:abstractNumId w:val="26"/>
  </w:num>
  <w:num w:numId="24" w16cid:durableId="432674581">
    <w:abstractNumId w:val="55"/>
  </w:num>
  <w:num w:numId="25" w16cid:durableId="1782064531">
    <w:abstractNumId w:val="28"/>
  </w:num>
  <w:num w:numId="26" w16cid:durableId="402458664">
    <w:abstractNumId w:val="52"/>
  </w:num>
  <w:num w:numId="27" w16cid:durableId="720716730">
    <w:abstractNumId w:val="65"/>
  </w:num>
  <w:num w:numId="28" w16cid:durableId="637496450">
    <w:abstractNumId w:val="42"/>
  </w:num>
  <w:num w:numId="29" w16cid:durableId="730009189">
    <w:abstractNumId w:val="50"/>
  </w:num>
  <w:num w:numId="30" w16cid:durableId="956109008">
    <w:abstractNumId w:val="25"/>
  </w:num>
  <w:num w:numId="31" w16cid:durableId="1311446556">
    <w:abstractNumId w:val="53"/>
  </w:num>
  <w:num w:numId="32" w16cid:durableId="85419523">
    <w:abstractNumId w:val="36"/>
  </w:num>
  <w:num w:numId="33" w16cid:durableId="419639854">
    <w:abstractNumId w:val="6"/>
  </w:num>
  <w:num w:numId="34" w16cid:durableId="335426244">
    <w:abstractNumId w:val="33"/>
  </w:num>
  <w:num w:numId="35" w16cid:durableId="1391734390">
    <w:abstractNumId w:val="20"/>
  </w:num>
  <w:num w:numId="36" w16cid:durableId="141120743">
    <w:abstractNumId w:val="39"/>
  </w:num>
  <w:num w:numId="37" w16cid:durableId="1957104117">
    <w:abstractNumId w:val="9"/>
  </w:num>
  <w:num w:numId="38" w16cid:durableId="934896459">
    <w:abstractNumId w:val="58"/>
  </w:num>
  <w:num w:numId="39" w16cid:durableId="56173060">
    <w:abstractNumId w:val="43"/>
  </w:num>
  <w:num w:numId="40" w16cid:durableId="960721995">
    <w:abstractNumId w:val="21"/>
  </w:num>
  <w:num w:numId="41" w16cid:durableId="469523451">
    <w:abstractNumId w:val="66"/>
  </w:num>
  <w:num w:numId="42" w16cid:durableId="1002506644">
    <w:abstractNumId w:val="17"/>
  </w:num>
  <w:num w:numId="43" w16cid:durableId="1749418894">
    <w:abstractNumId w:val="64"/>
  </w:num>
  <w:num w:numId="44" w16cid:durableId="477572772">
    <w:abstractNumId w:val="59"/>
  </w:num>
  <w:num w:numId="45" w16cid:durableId="2135172374">
    <w:abstractNumId w:val="38"/>
  </w:num>
  <w:num w:numId="46" w16cid:durableId="334498265">
    <w:abstractNumId w:val="48"/>
  </w:num>
  <w:num w:numId="47" w16cid:durableId="1179923964">
    <w:abstractNumId w:val="10"/>
  </w:num>
  <w:num w:numId="48" w16cid:durableId="220095224">
    <w:abstractNumId w:val="1"/>
  </w:num>
  <w:num w:numId="49" w16cid:durableId="1248466875">
    <w:abstractNumId w:val="44"/>
  </w:num>
  <w:num w:numId="50" w16cid:durableId="1631086185">
    <w:abstractNumId w:val="7"/>
  </w:num>
  <w:num w:numId="51" w16cid:durableId="1935700641">
    <w:abstractNumId w:val="45"/>
  </w:num>
  <w:num w:numId="52" w16cid:durableId="187260294">
    <w:abstractNumId w:val="61"/>
  </w:num>
  <w:num w:numId="53" w16cid:durableId="17969868">
    <w:abstractNumId w:val="54"/>
  </w:num>
  <w:num w:numId="54" w16cid:durableId="808981443">
    <w:abstractNumId w:val="37"/>
  </w:num>
  <w:num w:numId="55" w16cid:durableId="2011131892">
    <w:abstractNumId w:val="14"/>
  </w:num>
  <w:num w:numId="56" w16cid:durableId="1947227852">
    <w:abstractNumId w:val="46"/>
  </w:num>
  <w:num w:numId="57" w16cid:durableId="414665718">
    <w:abstractNumId w:val="49"/>
  </w:num>
  <w:num w:numId="58" w16cid:durableId="1072119107">
    <w:abstractNumId w:val="51"/>
  </w:num>
  <w:num w:numId="59" w16cid:durableId="1490291031">
    <w:abstractNumId w:val="2"/>
  </w:num>
  <w:num w:numId="60" w16cid:durableId="964192259">
    <w:abstractNumId w:val="62"/>
  </w:num>
  <w:num w:numId="61" w16cid:durableId="163519496">
    <w:abstractNumId w:val="27"/>
  </w:num>
  <w:num w:numId="62" w16cid:durableId="1281914234">
    <w:abstractNumId w:val="29"/>
  </w:num>
  <w:num w:numId="63" w16cid:durableId="1755935612">
    <w:abstractNumId w:val="32"/>
  </w:num>
  <w:num w:numId="64" w16cid:durableId="104273354">
    <w:abstractNumId w:val="31"/>
  </w:num>
  <w:num w:numId="65" w16cid:durableId="491062418">
    <w:abstractNumId w:val="67"/>
  </w:num>
  <w:num w:numId="66" w16cid:durableId="1169566780">
    <w:abstractNumId w:val="24"/>
  </w:num>
  <w:num w:numId="67" w16cid:durableId="51319774">
    <w:abstractNumId w:val="57"/>
  </w:num>
  <w:num w:numId="68" w16cid:durableId="1758942311">
    <w:abstractNumId w:val="41"/>
  </w:num>
  <w:num w:numId="69" w16cid:durableId="821627636">
    <w:abstractNumId w:val="18"/>
  </w:num>
  <w:numIdMacAtCleanup w:val="6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성민 노">
    <w15:presenceInfo w15:providerId="Windows Live" w15:userId="e37e0c5d238fcb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trackRevisions/>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C4D"/>
    <w:rsid w:val="00001F21"/>
    <w:rsid w:val="00003122"/>
    <w:rsid w:val="00003C6C"/>
    <w:rsid w:val="00005088"/>
    <w:rsid w:val="00007596"/>
    <w:rsid w:val="0001191C"/>
    <w:rsid w:val="00012E4F"/>
    <w:rsid w:val="00012FAE"/>
    <w:rsid w:val="00013EC3"/>
    <w:rsid w:val="00013FBE"/>
    <w:rsid w:val="00022269"/>
    <w:rsid w:val="00022D49"/>
    <w:rsid w:val="000270C0"/>
    <w:rsid w:val="00031075"/>
    <w:rsid w:val="0003608B"/>
    <w:rsid w:val="000366A3"/>
    <w:rsid w:val="000410A9"/>
    <w:rsid w:val="0004195B"/>
    <w:rsid w:val="00051BA7"/>
    <w:rsid w:val="00057DC6"/>
    <w:rsid w:val="00060D6A"/>
    <w:rsid w:val="000637ED"/>
    <w:rsid w:val="0006572F"/>
    <w:rsid w:val="000703D4"/>
    <w:rsid w:val="000728FF"/>
    <w:rsid w:val="00073A12"/>
    <w:rsid w:val="000755C9"/>
    <w:rsid w:val="00077AF9"/>
    <w:rsid w:val="0008492F"/>
    <w:rsid w:val="0008672F"/>
    <w:rsid w:val="00097EC9"/>
    <w:rsid w:val="000A384F"/>
    <w:rsid w:val="000A6CD5"/>
    <w:rsid w:val="000A79E8"/>
    <w:rsid w:val="000A7E2A"/>
    <w:rsid w:val="000B1A21"/>
    <w:rsid w:val="000B621D"/>
    <w:rsid w:val="000C04F3"/>
    <w:rsid w:val="000C160E"/>
    <w:rsid w:val="000C1D32"/>
    <w:rsid w:val="000C21F5"/>
    <w:rsid w:val="000D1BB2"/>
    <w:rsid w:val="000F0082"/>
    <w:rsid w:val="00101FB9"/>
    <w:rsid w:val="001104E9"/>
    <w:rsid w:val="00110553"/>
    <w:rsid w:val="00111C30"/>
    <w:rsid w:val="00112BD9"/>
    <w:rsid w:val="00114854"/>
    <w:rsid w:val="001163A6"/>
    <w:rsid w:val="00121CD2"/>
    <w:rsid w:val="00121DFC"/>
    <w:rsid w:val="001253E3"/>
    <w:rsid w:val="00131C3E"/>
    <w:rsid w:val="00133C4D"/>
    <w:rsid w:val="00135921"/>
    <w:rsid w:val="00136C80"/>
    <w:rsid w:val="00136D01"/>
    <w:rsid w:val="001438AF"/>
    <w:rsid w:val="00145B68"/>
    <w:rsid w:val="001470DE"/>
    <w:rsid w:val="00156135"/>
    <w:rsid w:val="00156636"/>
    <w:rsid w:val="001625F5"/>
    <w:rsid w:val="001629EA"/>
    <w:rsid w:val="0016537B"/>
    <w:rsid w:val="00170376"/>
    <w:rsid w:val="00172F06"/>
    <w:rsid w:val="00173043"/>
    <w:rsid w:val="0017460E"/>
    <w:rsid w:val="00177D7B"/>
    <w:rsid w:val="0018368E"/>
    <w:rsid w:val="00186544"/>
    <w:rsid w:val="00186B7B"/>
    <w:rsid w:val="00187F79"/>
    <w:rsid w:val="001914B9"/>
    <w:rsid w:val="00193591"/>
    <w:rsid w:val="001936A8"/>
    <w:rsid w:val="00193927"/>
    <w:rsid w:val="00193E89"/>
    <w:rsid w:val="00195A74"/>
    <w:rsid w:val="001A273E"/>
    <w:rsid w:val="001B2037"/>
    <w:rsid w:val="001B5EB9"/>
    <w:rsid w:val="001B60C6"/>
    <w:rsid w:val="001C3F45"/>
    <w:rsid w:val="001C7767"/>
    <w:rsid w:val="001D0674"/>
    <w:rsid w:val="001D1C12"/>
    <w:rsid w:val="001D24CC"/>
    <w:rsid w:val="001E3438"/>
    <w:rsid w:val="001E3487"/>
    <w:rsid w:val="001F1A94"/>
    <w:rsid w:val="001F611C"/>
    <w:rsid w:val="0020374D"/>
    <w:rsid w:val="0021100B"/>
    <w:rsid w:val="002134FB"/>
    <w:rsid w:val="0021513E"/>
    <w:rsid w:val="00216D80"/>
    <w:rsid w:val="002172EB"/>
    <w:rsid w:val="00217364"/>
    <w:rsid w:val="0021779B"/>
    <w:rsid w:val="00221258"/>
    <w:rsid w:val="00221861"/>
    <w:rsid w:val="00225629"/>
    <w:rsid w:val="00231C07"/>
    <w:rsid w:val="002342D3"/>
    <w:rsid w:val="0024658E"/>
    <w:rsid w:val="0025040A"/>
    <w:rsid w:val="0025460F"/>
    <w:rsid w:val="002554F9"/>
    <w:rsid w:val="00257CF5"/>
    <w:rsid w:val="00264826"/>
    <w:rsid w:val="00276711"/>
    <w:rsid w:val="002813A5"/>
    <w:rsid w:val="002855B6"/>
    <w:rsid w:val="00285EB3"/>
    <w:rsid w:val="002959F2"/>
    <w:rsid w:val="00295FD1"/>
    <w:rsid w:val="002972C9"/>
    <w:rsid w:val="002A3259"/>
    <w:rsid w:val="002A44D2"/>
    <w:rsid w:val="002A4C14"/>
    <w:rsid w:val="002B12A2"/>
    <w:rsid w:val="002B2FB4"/>
    <w:rsid w:val="002B39DD"/>
    <w:rsid w:val="002B5E24"/>
    <w:rsid w:val="002C74D6"/>
    <w:rsid w:val="002E1CF7"/>
    <w:rsid w:val="002E1EA2"/>
    <w:rsid w:val="002F0026"/>
    <w:rsid w:val="002F0960"/>
    <w:rsid w:val="002F1FD6"/>
    <w:rsid w:val="002F461B"/>
    <w:rsid w:val="0030337A"/>
    <w:rsid w:val="003057DF"/>
    <w:rsid w:val="00313BD6"/>
    <w:rsid w:val="00313F7A"/>
    <w:rsid w:val="00314E8E"/>
    <w:rsid w:val="0031643E"/>
    <w:rsid w:val="00317ACF"/>
    <w:rsid w:val="00317B40"/>
    <w:rsid w:val="00323BB8"/>
    <w:rsid w:val="003247AA"/>
    <w:rsid w:val="003307FA"/>
    <w:rsid w:val="00335B8E"/>
    <w:rsid w:val="003368DA"/>
    <w:rsid w:val="003376E6"/>
    <w:rsid w:val="00341918"/>
    <w:rsid w:val="003430E0"/>
    <w:rsid w:val="00343E0C"/>
    <w:rsid w:val="00352F20"/>
    <w:rsid w:val="003535B2"/>
    <w:rsid w:val="00356E27"/>
    <w:rsid w:val="003618CA"/>
    <w:rsid w:val="003624E0"/>
    <w:rsid w:val="00365351"/>
    <w:rsid w:val="0036765A"/>
    <w:rsid w:val="00367CD2"/>
    <w:rsid w:val="003720B4"/>
    <w:rsid w:val="00372485"/>
    <w:rsid w:val="00374475"/>
    <w:rsid w:val="003762C9"/>
    <w:rsid w:val="003763A5"/>
    <w:rsid w:val="003840B9"/>
    <w:rsid w:val="00384AFF"/>
    <w:rsid w:val="00386401"/>
    <w:rsid w:val="003A27CD"/>
    <w:rsid w:val="003A4982"/>
    <w:rsid w:val="003B00FC"/>
    <w:rsid w:val="003B02EB"/>
    <w:rsid w:val="003B7C9C"/>
    <w:rsid w:val="003C1DCF"/>
    <w:rsid w:val="003D119B"/>
    <w:rsid w:val="003D14CE"/>
    <w:rsid w:val="003D4D4F"/>
    <w:rsid w:val="003E03B7"/>
    <w:rsid w:val="003E2239"/>
    <w:rsid w:val="003F33C8"/>
    <w:rsid w:val="003F59D4"/>
    <w:rsid w:val="00407E23"/>
    <w:rsid w:val="0042035B"/>
    <w:rsid w:val="00432855"/>
    <w:rsid w:val="0043722C"/>
    <w:rsid w:val="004426C7"/>
    <w:rsid w:val="0044568D"/>
    <w:rsid w:val="0044738B"/>
    <w:rsid w:val="00465408"/>
    <w:rsid w:val="00473EE4"/>
    <w:rsid w:val="00474DCC"/>
    <w:rsid w:val="0047516D"/>
    <w:rsid w:val="00476C71"/>
    <w:rsid w:val="00480863"/>
    <w:rsid w:val="00481047"/>
    <w:rsid w:val="00487BBC"/>
    <w:rsid w:val="00493948"/>
    <w:rsid w:val="00495B28"/>
    <w:rsid w:val="004A2364"/>
    <w:rsid w:val="004A4207"/>
    <w:rsid w:val="004A4F11"/>
    <w:rsid w:val="004A709C"/>
    <w:rsid w:val="004A7E7F"/>
    <w:rsid w:val="004B2594"/>
    <w:rsid w:val="004B62E5"/>
    <w:rsid w:val="004B74F3"/>
    <w:rsid w:val="004B7CAE"/>
    <w:rsid w:val="004C2885"/>
    <w:rsid w:val="004C60AB"/>
    <w:rsid w:val="004C72AD"/>
    <w:rsid w:val="004D3C7E"/>
    <w:rsid w:val="004D5292"/>
    <w:rsid w:val="004D7502"/>
    <w:rsid w:val="004E097D"/>
    <w:rsid w:val="004E3B27"/>
    <w:rsid w:val="004E63D8"/>
    <w:rsid w:val="004F524E"/>
    <w:rsid w:val="0050075D"/>
    <w:rsid w:val="005013E0"/>
    <w:rsid w:val="00501E7C"/>
    <w:rsid w:val="00504475"/>
    <w:rsid w:val="00507CD1"/>
    <w:rsid w:val="00511A64"/>
    <w:rsid w:val="00511F2A"/>
    <w:rsid w:val="005132AE"/>
    <w:rsid w:val="00513D8D"/>
    <w:rsid w:val="00515472"/>
    <w:rsid w:val="00521641"/>
    <w:rsid w:val="00522919"/>
    <w:rsid w:val="0052340F"/>
    <w:rsid w:val="0052384D"/>
    <w:rsid w:val="00524649"/>
    <w:rsid w:val="00524C1B"/>
    <w:rsid w:val="005274BE"/>
    <w:rsid w:val="005366FB"/>
    <w:rsid w:val="00550EBF"/>
    <w:rsid w:val="00553D3C"/>
    <w:rsid w:val="00554215"/>
    <w:rsid w:val="00557D29"/>
    <w:rsid w:val="005643CB"/>
    <w:rsid w:val="00566012"/>
    <w:rsid w:val="00566710"/>
    <w:rsid w:val="0056744B"/>
    <w:rsid w:val="00571E56"/>
    <w:rsid w:val="00577628"/>
    <w:rsid w:val="00582F45"/>
    <w:rsid w:val="00583AB7"/>
    <w:rsid w:val="00585CD2"/>
    <w:rsid w:val="005923AE"/>
    <w:rsid w:val="005A3B70"/>
    <w:rsid w:val="005A45D6"/>
    <w:rsid w:val="005A610E"/>
    <w:rsid w:val="005C3A6A"/>
    <w:rsid w:val="005C4276"/>
    <w:rsid w:val="005C6DD1"/>
    <w:rsid w:val="005D48F9"/>
    <w:rsid w:val="005E5F55"/>
    <w:rsid w:val="005E7D93"/>
    <w:rsid w:val="005F518E"/>
    <w:rsid w:val="006020AA"/>
    <w:rsid w:val="00603B5E"/>
    <w:rsid w:val="0060620D"/>
    <w:rsid w:val="006071D1"/>
    <w:rsid w:val="00607DDD"/>
    <w:rsid w:val="00610C48"/>
    <w:rsid w:val="006135FC"/>
    <w:rsid w:val="0061377F"/>
    <w:rsid w:val="00614BD4"/>
    <w:rsid w:val="00614D9F"/>
    <w:rsid w:val="00615D4A"/>
    <w:rsid w:val="00622077"/>
    <w:rsid w:val="006241F2"/>
    <w:rsid w:val="0063060F"/>
    <w:rsid w:val="00635EC2"/>
    <w:rsid w:val="006529D8"/>
    <w:rsid w:val="006543E9"/>
    <w:rsid w:val="00656A6C"/>
    <w:rsid w:val="0065737C"/>
    <w:rsid w:val="00660D13"/>
    <w:rsid w:val="00673725"/>
    <w:rsid w:val="0067447B"/>
    <w:rsid w:val="00676A7E"/>
    <w:rsid w:val="00682034"/>
    <w:rsid w:val="006861F2"/>
    <w:rsid w:val="00686729"/>
    <w:rsid w:val="006907A3"/>
    <w:rsid w:val="006913E7"/>
    <w:rsid w:val="0069511D"/>
    <w:rsid w:val="006953D7"/>
    <w:rsid w:val="00695BC6"/>
    <w:rsid w:val="00697101"/>
    <w:rsid w:val="006971A4"/>
    <w:rsid w:val="006A53C1"/>
    <w:rsid w:val="006A5E20"/>
    <w:rsid w:val="006B202C"/>
    <w:rsid w:val="006B295C"/>
    <w:rsid w:val="006B6901"/>
    <w:rsid w:val="006B69DC"/>
    <w:rsid w:val="006C1FED"/>
    <w:rsid w:val="006C2E94"/>
    <w:rsid w:val="006D4369"/>
    <w:rsid w:val="006D5DDE"/>
    <w:rsid w:val="006E14C5"/>
    <w:rsid w:val="006E6291"/>
    <w:rsid w:val="006E67DD"/>
    <w:rsid w:val="006E67EE"/>
    <w:rsid w:val="006F7DF0"/>
    <w:rsid w:val="007007A3"/>
    <w:rsid w:val="007028A4"/>
    <w:rsid w:val="00702935"/>
    <w:rsid w:val="00702A94"/>
    <w:rsid w:val="007032BF"/>
    <w:rsid w:val="00710C36"/>
    <w:rsid w:val="007155EC"/>
    <w:rsid w:val="007155FD"/>
    <w:rsid w:val="00721BEC"/>
    <w:rsid w:val="0072214B"/>
    <w:rsid w:val="007272DC"/>
    <w:rsid w:val="0072743C"/>
    <w:rsid w:val="00731083"/>
    <w:rsid w:val="00737F17"/>
    <w:rsid w:val="00741253"/>
    <w:rsid w:val="007460B0"/>
    <w:rsid w:val="00753399"/>
    <w:rsid w:val="007548AB"/>
    <w:rsid w:val="0075518B"/>
    <w:rsid w:val="0075528D"/>
    <w:rsid w:val="00757110"/>
    <w:rsid w:val="00760DFF"/>
    <w:rsid w:val="007669E5"/>
    <w:rsid w:val="00771AF0"/>
    <w:rsid w:val="00773258"/>
    <w:rsid w:val="00773D85"/>
    <w:rsid w:val="007747E3"/>
    <w:rsid w:val="00782ECD"/>
    <w:rsid w:val="00783DB5"/>
    <w:rsid w:val="00786F0D"/>
    <w:rsid w:val="007952AF"/>
    <w:rsid w:val="007A36B3"/>
    <w:rsid w:val="007A4189"/>
    <w:rsid w:val="007B3681"/>
    <w:rsid w:val="007B50A5"/>
    <w:rsid w:val="007C1393"/>
    <w:rsid w:val="007C2BC7"/>
    <w:rsid w:val="007C5249"/>
    <w:rsid w:val="007C745F"/>
    <w:rsid w:val="007D4AAB"/>
    <w:rsid w:val="007E5F55"/>
    <w:rsid w:val="007E65FA"/>
    <w:rsid w:val="007F4316"/>
    <w:rsid w:val="007F7EED"/>
    <w:rsid w:val="00800B04"/>
    <w:rsid w:val="008041F0"/>
    <w:rsid w:val="008104FB"/>
    <w:rsid w:val="008112A1"/>
    <w:rsid w:val="00814B00"/>
    <w:rsid w:val="008176C8"/>
    <w:rsid w:val="00822AB4"/>
    <w:rsid w:val="00824209"/>
    <w:rsid w:val="00825AB3"/>
    <w:rsid w:val="00830529"/>
    <w:rsid w:val="00831AE4"/>
    <w:rsid w:val="00831D2E"/>
    <w:rsid w:val="00833678"/>
    <w:rsid w:val="0084124A"/>
    <w:rsid w:val="008438DD"/>
    <w:rsid w:val="00847C6B"/>
    <w:rsid w:val="0085255C"/>
    <w:rsid w:val="008531BD"/>
    <w:rsid w:val="00862325"/>
    <w:rsid w:val="0086536E"/>
    <w:rsid w:val="00867C8F"/>
    <w:rsid w:val="00870BEB"/>
    <w:rsid w:val="0087123E"/>
    <w:rsid w:val="00871F74"/>
    <w:rsid w:val="008840AB"/>
    <w:rsid w:val="00887BB9"/>
    <w:rsid w:val="00890AE4"/>
    <w:rsid w:val="00894D6A"/>
    <w:rsid w:val="00894E08"/>
    <w:rsid w:val="00896323"/>
    <w:rsid w:val="00896ACA"/>
    <w:rsid w:val="008A15B6"/>
    <w:rsid w:val="008A60FD"/>
    <w:rsid w:val="008B530B"/>
    <w:rsid w:val="008B6E36"/>
    <w:rsid w:val="008C0DF7"/>
    <w:rsid w:val="008C42B2"/>
    <w:rsid w:val="008C45D2"/>
    <w:rsid w:val="008C495D"/>
    <w:rsid w:val="008C71B0"/>
    <w:rsid w:val="008C7B50"/>
    <w:rsid w:val="008C7E66"/>
    <w:rsid w:val="008D321D"/>
    <w:rsid w:val="008D743B"/>
    <w:rsid w:val="008F1F0C"/>
    <w:rsid w:val="008F2BB1"/>
    <w:rsid w:val="008F5FCD"/>
    <w:rsid w:val="00900039"/>
    <w:rsid w:val="009010F2"/>
    <w:rsid w:val="0090438C"/>
    <w:rsid w:val="0090615A"/>
    <w:rsid w:val="00910AFD"/>
    <w:rsid w:val="00911379"/>
    <w:rsid w:val="0091309C"/>
    <w:rsid w:val="00914CEB"/>
    <w:rsid w:val="0091567C"/>
    <w:rsid w:val="009164C3"/>
    <w:rsid w:val="0092460E"/>
    <w:rsid w:val="00924B86"/>
    <w:rsid w:val="00931757"/>
    <w:rsid w:val="009321F7"/>
    <w:rsid w:val="009407D7"/>
    <w:rsid w:val="009469A0"/>
    <w:rsid w:val="009516D2"/>
    <w:rsid w:val="009612FA"/>
    <w:rsid w:val="00961485"/>
    <w:rsid w:val="009639BF"/>
    <w:rsid w:val="0096409D"/>
    <w:rsid w:val="0097222F"/>
    <w:rsid w:val="00973B68"/>
    <w:rsid w:val="0098014F"/>
    <w:rsid w:val="00980726"/>
    <w:rsid w:val="0098532D"/>
    <w:rsid w:val="00985CBC"/>
    <w:rsid w:val="00987BBF"/>
    <w:rsid w:val="009A6F15"/>
    <w:rsid w:val="009A71F3"/>
    <w:rsid w:val="009B20E0"/>
    <w:rsid w:val="009C1EE3"/>
    <w:rsid w:val="009D43DC"/>
    <w:rsid w:val="009D5F86"/>
    <w:rsid w:val="009E66CB"/>
    <w:rsid w:val="009F0388"/>
    <w:rsid w:val="009F2A10"/>
    <w:rsid w:val="009F3013"/>
    <w:rsid w:val="009F3A87"/>
    <w:rsid w:val="009F4FC7"/>
    <w:rsid w:val="009F5D5D"/>
    <w:rsid w:val="009F7BF6"/>
    <w:rsid w:val="009F7C16"/>
    <w:rsid w:val="00A00E0A"/>
    <w:rsid w:val="00A06246"/>
    <w:rsid w:val="00A14638"/>
    <w:rsid w:val="00A14BFA"/>
    <w:rsid w:val="00A14C36"/>
    <w:rsid w:val="00A17964"/>
    <w:rsid w:val="00A217D1"/>
    <w:rsid w:val="00A266DA"/>
    <w:rsid w:val="00A26BD7"/>
    <w:rsid w:val="00A274F5"/>
    <w:rsid w:val="00A37002"/>
    <w:rsid w:val="00A4049B"/>
    <w:rsid w:val="00A408B2"/>
    <w:rsid w:val="00A4226C"/>
    <w:rsid w:val="00A427CB"/>
    <w:rsid w:val="00A45829"/>
    <w:rsid w:val="00A52675"/>
    <w:rsid w:val="00A57AAE"/>
    <w:rsid w:val="00A647DE"/>
    <w:rsid w:val="00A755DF"/>
    <w:rsid w:val="00A759F2"/>
    <w:rsid w:val="00A770AB"/>
    <w:rsid w:val="00A81C27"/>
    <w:rsid w:val="00A82ED8"/>
    <w:rsid w:val="00A878A0"/>
    <w:rsid w:val="00A87B6B"/>
    <w:rsid w:val="00A90E78"/>
    <w:rsid w:val="00A9288E"/>
    <w:rsid w:val="00A93AD1"/>
    <w:rsid w:val="00AA0D41"/>
    <w:rsid w:val="00AA15BE"/>
    <w:rsid w:val="00AA7E9F"/>
    <w:rsid w:val="00AB3AA2"/>
    <w:rsid w:val="00AC037C"/>
    <w:rsid w:val="00AC651D"/>
    <w:rsid w:val="00AC67A7"/>
    <w:rsid w:val="00AD59FB"/>
    <w:rsid w:val="00AD5F67"/>
    <w:rsid w:val="00AE77A8"/>
    <w:rsid w:val="00AF0DDD"/>
    <w:rsid w:val="00AF3AA8"/>
    <w:rsid w:val="00AF3DA7"/>
    <w:rsid w:val="00B018EC"/>
    <w:rsid w:val="00B02465"/>
    <w:rsid w:val="00B02D3A"/>
    <w:rsid w:val="00B03AA5"/>
    <w:rsid w:val="00B043AF"/>
    <w:rsid w:val="00B0699C"/>
    <w:rsid w:val="00B10435"/>
    <w:rsid w:val="00B1141C"/>
    <w:rsid w:val="00B15457"/>
    <w:rsid w:val="00B159DC"/>
    <w:rsid w:val="00B200CD"/>
    <w:rsid w:val="00B2035F"/>
    <w:rsid w:val="00B268D1"/>
    <w:rsid w:val="00B27DCB"/>
    <w:rsid w:val="00B30E1C"/>
    <w:rsid w:val="00B41050"/>
    <w:rsid w:val="00B504FF"/>
    <w:rsid w:val="00B52141"/>
    <w:rsid w:val="00B526DF"/>
    <w:rsid w:val="00B54317"/>
    <w:rsid w:val="00B54B13"/>
    <w:rsid w:val="00B564F1"/>
    <w:rsid w:val="00B573D2"/>
    <w:rsid w:val="00B66CD5"/>
    <w:rsid w:val="00B85DD9"/>
    <w:rsid w:val="00B868CC"/>
    <w:rsid w:val="00B87520"/>
    <w:rsid w:val="00B94931"/>
    <w:rsid w:val="00B95838"/>
    <w:rsid w:val="00B973AF"/>
    <w:rsid w:val="00B97BB7"/>
    <w:rsid w:val="00BA3BA9"/>
    <w:rsid w:val="00BA48F7"/>
    <w:rsid w:val="00BA7678"/>
    <w:rsid w:val="00BA79EF"/>
    <w:rsid w:val="00BC1A11"/>
    <w:rsid w:val="00BC29B6"/>
    <w:rsid w:val="00BC3D28"/>
    <w:rsid w:val="00BC7BC1"/>
    <w:rsid w:val="00BD0D5F"/>
    <w:rsid w:val="00BD5A84"/>
    <w:rsid w:val="00BE6447"/>
    <w:rsid w:val="00BF1005"/>
    <w:rsid w:val="00BF615F"/>
    <w:rsid w:val="00C01E36"/>
    <w:rsid w:val="00C0207A"/>
    <w:rsid w:val="00C05A57"/>
    <w:rsid w:val="00C07BB6"/>
    <w:rsid w:val="00C07CD3"/>
    <w:rsid w:val="00C21768"/>
    <w:rsid w:val="00C236B7"/>
    <w:rsid w:val="00C2521E"/>
    <w:rsid w:val="00C26476"/>
    <w:rsid w:val="00C309E2"/>
    <w:rsid w:val="00C32848"/>
    <w:rsid w:val="00C33329"/>
    <w:rsid w:val="00C353A8"/>
    <w:rsid w:val="00C36256"/>
    <w:rsid w:val="00C46E4A"/>
    <w:rsid w:val="00C47522"/>
    <w:rsid w:val="00C51262"/>
    <w:rsid w:val="00C5729D"/>
    <w:rsid w:val="00C64096"/>
    <w:rsid w:val="00C7020A"/>
    <w:rsid w:val="00C74EAD"/>
    <w:rsid w:val="00C75020"/>
    <w:rsid w:val="00C7584A"/>
    <w:rsid w:val="00C75FA1"/>
    <w:rsid w:val="00C772C7"/>
    <w:rsid w:val="00C86E9D"/>
    <w:rsid w:val="00C90B1E"/>
    <w:rsid w:val="00C92306"/>
    <w:rsid w:val="00CA1B20"/>
    <w:rsid w:val="00CB2C29"/>
    <w:rsid w:val="00CB55CF"/>
    <w:rsid w:val="00CB5AD5"/>
    <w:rsid w:val="00CC29D1"/>
    <w:rsid w:val="00CC2FFF"/>
    <w:rsid w:val="00CC52B7"/>
    <w:rsid w:val="00CD0241"/>
    <w:rsid w:val="00CD06FE"/>
    <w:rsid w:val="00CD19D6"/>
    <w:rsid w:val="00CD463D"/>
    <w:rsid w:val="00CD4BCA"/>
    <w:rsid w:val="00CD4EA8"/>
    <w:rsid w:val="00CE080F"/>
    <w:rsid w:val="00CE36CE"/>
    <w:rsid w:val="00CE7CB2"/>
    <w:rsid w:val="00CF26AF"/>
    <w:rsid w:val="00CF3306"/>
    <w:rsid w:val="00D00162"/>
    <w:rsid w:val="00D04DBB"/>
    <w:rsid w:val="00D07CA1"/>
    <w:rsid w:val="00D10AD0"/>
    <w:rsid w:val="00D13664"/>
    <w:rsid w:val="00D171ED"/>
    <w:rsid w:val="00D254B4"/>
    <w:rsid w:val="00D319B5"/>
    <w:rsid w:val="00D3344C"/>
    <w:rsid w:val="00D40B54"/>
    <w:rsid w:val="00D46788"/>
    <w:rsid w:val="00D467F7"/>
    <w:rsid w:val="00D47305"/>
    <w:rsid w:val="00D52DB5"/>
    <w:rsid w:val="00D607F1"/>
    <w:rsid w:val="00D6103D"/>
    <w:rsid w:val="00D63BDE"/>
    <w:rsid w:val="00D65F0A"/>
    <w:rsid w:val="00D72DC1"/>
    <w:rsid w:val="00D7501F"/>
    <w:rsid w:val="00D7549D"/>
    <w:rsid w:val="00D80B7F"/>
    <w:rsid w:val="00D828EE"/>
    <w:rsid w:val="00D837DF"/>
    <w:rsid w:val="00D83C45"/>
    <w:rsid w:val="00D85D03"/>
    <w:rsid w:val="00D87F7B"/>
    <w:rsid w:val="00D9052F"/>
    <w:rsid w:val="00D91569"/>
    <w:rsid w:val="00D9631C"/>
    <w:rsid w:val="00D97E98"/>
    <w:rsid w:val="00DA5F02"/>
    <w:rsid w:val="00DB16BA"/>
    <w:rsid w:val="00DB1C71"/>
    <w:rsid w:val="00DB3118"/>
    <w:rsid w:val="00DD229E"/>
    <w:rsid w:val="00DD27BF"/>
    <w:rsid w:val="00DE0B74"/>
    <w:rsid w:val="00DE2ADA"/>
    <w:rsid w:val="00DE33F4"/>
    <w:rsid w:val="00DE3848"/>
    <w:rsid w:val="00DE4E9B"/>
    <w:rsid w:val="00DF2408"/>
    <w:rsid w:val="00E1509E"/>
    <w:rsid w:val="00E254B3"/>
    <w:rsid w:val="00E27BC1"/>
    <w:rsid w:val="00E323A4"/>
    <w:rsid w:val="00E32593"/>
    <w:rsid w:val="00E32CB9"/>
    <w:rsid w:val="00E37435"/>
    <w:rsid w:val="00E43FE1"/>
    <w:rsid w:val="00E44D5A"/>
    <w:rsid w:val="00E5087A"/>
    <w:rsid w:val="00E540F7"/>
    <w:rsid w:val="00E55835"/>
    <w:rsid w:val="00E572F6"/>
    <w:rsid w:val="00E636E9"/>
    <w:rsid w:val="00E7105A"/>
    <w:rsid w:val="00E720F4"/>
    <w:rsid w:val="00E732AB"/>
    <w:rsid w:val="00E835AD"/>
    <w:rsid w:val="00E84802"/>
    <w:rsid w:val="00EA7BAA"/>
    <w:rsid w:val="00EB3B84"/>
    <w:rsid w:val="00EB6E1F"/>
    <w:rsid w:val="00EC15A3"/>
    <w:rsid w:val="00EC4068"/>
    <w:rsid w:val="00EC5354"/>
    <w:rsid w:val="00EC5CF8"/>
    <w:rsid w:val="00EC5E25"/>
    <w:rsid w:val="00ED259B"/>
    <w:rsid w:val="00ED2860"/>
    <w:rsid w:val="00ED4D6D"/>
    <w:rsid w:val="00EE0D7E"/>
    <w:rsid w:val="00EE1D4E"/>
    <w:rsid w:val="00EE4276"/>
    <w:rsid w:val="00EF1374"/>
    <w:rsid w:val="00EF2FD6"/>
    <w:rsid w:val="00EF4AE6"/>
    <w:rsid w:val="00EF696A"/>
    <w:rsid w:val="00F0009E"/>
    <w:rsid w:val="00F008CA"/>
    <w:rsid w:val="00F059C6"/>
    <w:rsid w:val="00F06729"/>
    <w:rsid w:val="00F10981"/>
    <w:rsid w:val="00F13AF1"/>
    <w:rsid w:val="00F154A0"/>
    <w:rsid w:val="00F15F1A"/>
    <w:rsid w:val="00F1730F"/>
    <w:rsid w:val="00F30005"/>
    <w:rsid w:val="00F321B6"/>
    <w:rsid w:val="00F3311B"/>
    <w:rsid w:val="00F33C50"/>
    <w:rsid w:val="00F37A8B"/>
    <w:rsid w:val="00F402C7"/>
    <w:rsid w:val="00F42F94"/>
    <w:rsid w:val="00F46ECD"/>
    <w:rsid w:val="00F51D5F"/>
    <w:rsid w:val="00F530E8"/>
    <w:rsid w:val="00F54844"/>
    <w:rsid w:val="00F54A4F"/>
    <w:rsid w:val="00F55FB8"/>
    <w:rsid w:val="00F56FFA"/>
    <w:rsid w:val="00F570CE"/>
    <w:rsid w:val="00F57382"/>
    <w:rsid w:val="00F5794C"/>
    <w:rsid w:val="00F6025F"/>
    <w:rsid w:val="00F66799"/>
    <w:rsid w:val="00F76158"/>
    <w:rsid w:val="00F77EF3"/>
    <w:rsid w:val="00F80CD3"/>
    <w:rsid w:val="00F834DA"/>
    <w:rsid w:val="00F84066"/>
    <w:rsid w:val="00F922D0"/>
    <w:rsid w:val="00F9412F"/>
    <w:rsid w:val="00F9492F"/>
    <w:rsid w:val="00FA32BB"/>
    <w:rsid w:val="00FA3850"/>
    <w:rsid w:val="00FA3F25"/>
    <w:rsid w:val="00FA5E73"/>
    <w:rsid w:val="00FA726A"/>
    <w:rsid w:val="00FB1475"/>
    <w:rsid w:val="00FB47BF"/>
    <w:rsid w:val="00FC2A52"/>
    <w:rsid w:val="00FC31B5"/>
    <w:rsid w:val="00FC51D8"/>
    <w:rsid w:val="00FC6202"/>
    <w:rsid w:val="00FC6D61"/>
    <w:rsid w:val="00FC6FA2"/>
    <w:rsid w:val="00FD0AFF"/>
    <w:rsid w:val="00FD0C9B"/>
    <w:rsid w:val="00FD3BF7"/>
    <w:rsid w:val="00FD3EAA"/>
    <w:rsid w:val="00FD53A6"/>
    <w:rsid w:val="00FE1D2D"/>
    <w:rsid w:val="00FE1EE9"/>
    <w:rsid w:val="00FE4A4E"/>
    <w:rsid w:val="00FF53AA"/>
    <w:rsid w:val="00FF6B44"/>
    <w:rsid w:val="00FF747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2FC674"/>
  <w15:chartTrackingRefBased/>
  <w15:docId w15:val="{F10F0AB8-B048-48F9-A094-1EBDA4EF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254B3"/>
    <w:pPr>
      <w:widowControl w:val="0"/>
      <w:wordWrap w:val="0"/>
      <w:autoSpaceDE w:val="0"/>
      <w:autoSpaceDN w:val="0"/>
    </w:pPr>
  </w:style>
  <w:style w:type="paragraph" w:styleId="1">
    <w:name w:val="heading 1"/>
    <w:basedOn w:val="a"/>
    <w:next w:val="a"/>
    <w:link w:val="1Char"/>
    <w:uiPriority w:val="9"/>
    <w:qFormat/>
    <w:rsid w:val="00133C4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33C4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33C4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33C4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33C4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33C4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33C4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33C4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33C4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33C4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33C4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33C4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33C4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33C4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33C4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33C4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33C4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33C4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33C4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33C4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33C4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33C4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33C4D"/>
    <w:pPr>
      <w:spacing w:before="160"/>
      <w:jc w:val="center"/>
    </w:pPr>
    <w:rPr>
      <w:i/>
      <w:iCs/>
      <w:color w:val="404040" w:themeColor="text1" w:themeTint="BF"/>
    </w:rPr>
  </w:style>
  <w:style w:type="character" w:customStyle="1" w:styleId="Char1">
    <w:name w:val="인용 Char"/>
    <w:basedOn w:val="a0"/>
    <w:link w:val="a5"/>
    <w:uiPriority w:val="29"/>
    <w:rsid w:val="00133C4D"/>
    <w:rPr>
      <w:i/>
      <w:iCs/>
      <w:color w:val="404040" w:themeColor="text1" w:themeTint="BF"/>
    </w:rPr>
  </w:style>
  <w:style w:type="paragraph" w:styleId="a6">
    <w:name w:val="List Paragraph"/>
    <w:basedOn w:val="a"/>
    <w:uiPriority w:val="34"/>
    <w:qFormat/>
    <w:rsid w:val="00133C4D"/>
    <w:pPr>
      <w:ind w:left="720"/>
      <w:contextualSpacing/>
    </w:pPr>
  </w:style>
  <w:style w:type="character" w:styleId="a7">
    <w:name w:val="Intense Emphasis"/>
    <w:basedOn w:val="a0"/>
    <w:uiPriority w:val="21"/>
    <w:qFormat/>
    <w:rsid w:val="00133C4D"/>
    <w:rPr>
      <w:i/>
      <w:iCs/>
      <w:color w:val="0F4761" w:themeColor="accent1" w:themeShade="BF"/>
    </w:rPr>
  </w:style>
  <w:style w:type="paragraph" w:styleId="a8">
    <w:name w:val="Intense Quote"/>
    <w:basedOn w:val="a"/>
    <w:next w:val="a"/>
    <w:link w:val="Char2"/>
    <w:uiPriority w:val="30"/>
    <w:qFormat/>
    <w:rsid w:val="00133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33C4D"/>
    <w:rPr>
      <w:i/>
      <w:iCs/>
      <w:color w:val="0F4761" w:themeColor="accent1" w:themeShade="BF"/>
    </w:rPr>
  </w:style>
  <w:style w:type="character" w:styleId="a9">
    <w:name w:val="Intense Reference"/>
    <w:basedOn w:val="a0"/>
    <w:uiPriority w:val="32"/>
    <w:qFormat/>
    <w:rsid w:val="00133C4D"/>
    <w:rPr>
      <w:b/>
      <w:bCs/>
      <w:smallCaps/>
      <w:color w:val="0F4761" w:themeColor="accent1" w:themeShade="BF"/>
      <w:spacing w:val="5"/>
    </w:rPr>
  </w:style>
  <w:style w:type="character" w:styleId="aa">
    <w:name w:val="annotation reference"/>
    <w:basedOn w:val="a0"/>
    <w:uiPriority w:val="99"/>
    <w:semiHidden/>
    <w:unhideWhenUsed/>
    <w:rsid w:val="007F4316"/>
    <w:rPr>
      <w:sz w:val="18"/>
      <w:szCs w:val="18"/>
    </w:rPr>
  </w:style>
  <w:style w:type="paragraph" w:styleId="ab">
    <w:name w:val="annotation text"/>
    <w:basedOn w:val="a"/>
    <w:link w:val="Char3"/>
    <w:uiPriority w:val="99"/>
    <w:unhideWhenUsed/>
    <w:rsid w:val="007F4316"/>
  </w:style>
  <w:style w:type="character" w:customStyle="1" w:styleId="Char3">
    <w:name w:val="메모 텍스트 Char"/>
    <w:basedOn w:val="a0"/>
    <w:link w:val="ab"/>
    <w:uiPriority w:val="99"/>
    <w:rsid w:val="007F4316"/>
  </w:style>
  <w:style w:type="paragraph" w:styleId="ac">
    <w:name w:val="annotation subject"/>
    <w:basedOn w:val="ab"/>
    <w:next w:val="ab"/>
    <w:link w:val="Char4"/>
    <w:uiPriority w:val="99"/>
    <w:semiHidden/>
    <w:unhideWhenUsed/>
    <w:rsid w:val="007F4316"/>
    <w:rPr>
      <w:b/>
      <w:bCs/>
    </w:rPr>
  </w:style>
  <w:style w:type="character" w:customStyle="1" w:styleId="Char4">
    <w:name w:val="메모 주제 Char"/>
    <w:basedOn w:val="Char3"/>
    <w:link w:val="ac"/>
    <w:uiPriority w:val="99"/>
    <w:semiHidden/>
    <w:rsid w:val="007F4316"/>
    <w:rPr>
      <w:b/>
      <w:bCs/>
    </w:rPr>
  </w:style>
  <w:style w:type="paragraph" w:styleId="ad">
    <w:name w:val="Date"/>
    <w:basedOn w:val="a"/>
    <w:next w:val="a"/>
    <w:link w:val="Char5"/>
    <w:uiPriority w:val="99"/>
    <w:semiHidden/>
    <w:unhideWhenUsed/>
    <w:rsid w:val="004E63D8"/>
  </w:style>
  <w:style w:type="character" w:customStyle="1" w:styleId="Char5">
    <w:name w:val="날짜 Char"/>
    <w:basedOn w:val="a0"/>
    <w:link w:val="ad"/>
    <w:uiPriority w:val="99"/>
    <w:semiHidden/>
    <w:rsid w:val="004E63D8"/>
  </w:style>
  <w:style w:type="paragraph" w:styleId="ae">
    <w:name w:val="header"/>
    <w:basedOn w:val="a"/>
    <w:link w:val="Char6"/>
    <w:uiPriority w:val="99"/>
    <w:unhideWhenUsed/>
    <w:rsid w:val="00896ACA"/>
    <w:pPr>
      <w:tabs>
        <w:tab w:val="center" w:pos="4513"/>
        <w:tab w:val="right" w:pos="9026"/>
      </w:tabs>
      <w:snapToGrid w:val="0"/>
    </w:pPr>
  </w:style>
  <w:style w:type="character" w:customStyle="1" w:styleId="Char6">
    <w:name w:val="머리글 Char"/>
    <w:basedOn w:val="a0"/>
    <w:link w:val="ae"/>
    <w:uiPriority w:val="99"/>
    <w:rsid w:val="00896ACA"/>
  </w:style>
  <w:style w:type="paragraph" w:styleId="af">
    <w:name w:val="footer"/>
    <w:basedOn w:val="a"/>
    <w:link w:val="Char7"/>
    <w:uiPriority w:val="99"/>
    <w:unhideWhenUsed/>
    <w:rsid w:val="00896ACA"/>
    <w:pPr>
      <w:tabs>
        <w:tab w:val="center" w:pos="4513"/>
        <w:tab w:val="right" w:pos="9026"/>
      </w:tabs>
      <w:snapToGrid w:val="0"/>
    </w:pPr>
  </w:style>
  <w:style w:type="character" w:customStyle="1" w:styleId="Char7">
    <w:name w:val="바닥글 Char"/>
    <w:basedOn w:val="a0"/>
    <w:link w:val="af"/>
    <w:uiPriority w:val="99"/>
    <w:rsid w:val="00896ACA"/>
  </w:style>
  <w:style w:type="paragraph" w:styleId="af0">
    <w:name w:val="Revision"/>
    <w:hidden/>
    <w:uiPriority w:val="99"/>
    <w:semiHidden/>
    <w:rsid w:val="00B043AF"/>
    <w:pPr>
      <w:spacing w:after="0"/>
    </w:pPr>
  </w:style>
  <w:style w:type="table" w:styleId="af1">
    <w:name w:val="Table Grid"/>
    <w:basedOn w:val="a1"/>
    <w:uiPriority w:val="39"/>
    <w:rsid w:val="00C3332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Hyperlink"/>
    <w:basedOn w:val="a0"/>
    <w:uiPriority w:val="99"/>
    <w:unhideWhenUsed/>
    <w:rsid w:val="00686729"/>
    <w:rPr>
      <w:color w:val="467886" w:themeColor="hyperlink"/>
      <w:u w:val="single"/>
    </w:rPr>
  </w:style>
  <w:style w:type="character" w:styleId="af3">
    <w:name w:val="Unresolved Mention"/>
    <w:basedOn w:val="a0"/>
    <w:uiPriority w:val="99"/>
    <w:semiHidden/>
    <w:unhideWhenUsed/>
    <w:rsid w:val="006867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041AC5-1DCE-4F1A-BAF9-C47F669ABB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14</Pages>
  <Words>2739</Words>
  <Characters>15614</Characters>
  <Application>Microsoft Office Word</Application>
  <DocSecurity>0</DocSecurity>
  <Lines>130</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노 성민</dc:creator>
  <cp:keywords/>
  <dc:description/>
  <cp:lastModifiedBy>노 성민</cp:lastModifiedBy>
  <cp:revision>76</cp:revision>
  <cp:lastPrinted>2026-02-26T14:56:00Z</cp:lastPrinted>
  <dcterms:created xsi:type="dcterms:W3CDTF">2026-09-08T06:38:00Z</dcterms:created>
  <dcterms:modified xsi:type="dcterms:W3CDTF">2026-09-08T10:47:00Z</dcterms:modified>
</cp:coreProperties>
</file>